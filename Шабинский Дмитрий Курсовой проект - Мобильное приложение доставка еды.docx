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A0CA69A" w14:textId="77777777" w:rsidR="006C0995" w:rsidRDefault="006C0995" w:rsidP="006C0995">
      <w:pPr>
        <w:pStyle w:val="8"/>
        <w:widowControl/>
        <w:shd w:val="clear" w:color="auto" w:fill="auto"/>
        <w:tabs>
          <w:tab w:val="left" w:pos="0"/>
        </w:tabs>
        <w:suppressAutoHyphens/>
        <w:spacing w:after="0" w:line="240" w:lineRule="auto"/>
        <w:ind w:firstLine="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МИНИСТЕРСТВО НАУКИ И ВЫСШЕГО ОБРАЗОВАНИЯ РОССИЙСКОЙ ФЕДЕРАЦИИ </w:t>
      </w:r>
    </w:p>
    <w:p w14:paraId="4260345E" w14:textId="77777777" w:rsidR="006C0995" w:rsidRDefault="006C0995" w:rsidP="006C0995">
      <w:pPr>
        <w:pStyle w:val="8"/>
        <w:widowControl/>
        <w:shd w:val="clear" w:color="auto" w:fill="auto"/>
        <w:tabs>
          <w:tab w:val="left" w:pos="0"/>
        </w:tabs>
        <w:suppressAutoHyphens/>
        <w:spacing w:after="0" w:line="240" w:lineRule="auto"/>
        <w:ind w:firstLine="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Федеральное государственное автономное образовательное учреждение</w:t>
      </w:r>
    </w:p>
    <w:p w14:paraId="7FC5CC7E" w14:textId="77777777" w:rsidR="006C0995" w:rsidRDefault="006C0995" w:rsidP="006C0995">
      <w:pPr>
        <w:pStyle w:val="8"/>
        <w:widowControl/>
        <w:shd w:val="clear" w:color="auto" w:fill="auto"/>
        <w:tabs>
          <w:tab w:val="left" w:pos="0"/>
        </w:tabs>
        <w:suppressAutoHyphens/>
        <w:spacing w:after="0" w:line="240" w:lineRule="auto"/>
        <w:ind w:firstLine="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высшего образования</w:t>
      </w:r>
    </w:p>
    <w:p w14:paraId="6242EF83" w14:textId="77777777" w:rsidR="006C0995" w:rsidRDefault="006C0995" w:rsidP="006C0995">
      <w:pPr>
        <w:pStyle w:val="8"/>
        <w:widowControl/>
        <w:shd w:val="clear" w:color="auto" w:fill="auto"/>
        <w:tabs>
          <w:tab w:val="left" w:pos="0"/>
        </w:tabs>
        <w:suppressAutoHyphens/>
        <w:spacing w:after="0" w:line="240" w:lineRule="auto"/>
        <w:ind w:firstLine="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«Новосибирский национальный исследовательский государственный университет»</w:t>
      </w:r>
    </w:p>
    <w:p w14:paraId="3CEB6A9A" w14:textId="77777777" w:rsidR="006C0995" w:rsidRDefault="006C0995" w:rsidP="006C0995">
      <w:pPr>
        <w:pStyle w:val="50"/>
        <w:widowControl/>
        <w:shd w:val="clear" w:color="auto" w:fill="auto"/>
        <w:tabs>
          <w:tab w:val="left" w:pos="0"/>
        </w:tabs>
        <w:suppressAutoHyphens/>
        <w:spacing w:after="0" w:line="240" w:lineRule="auto"/>
        <w:ind w:right="200" w:firstLine="0"/>
        <w:jc w:val="center"/>
        <w:rPr>
          <w:bCs/>
          <w:sz w:val="28"/>
          <w:szCs w:val="28"/>
        </w:rPr>
      </w:pPr>
      <w:r>
        <w:rPr>
          <w:sz w:val="28"/>
          <w:szCs w:val="28"/>
        </w:rPr>
        <w:t>(</w:t>
      </w:r>
      <w:r>
        <w:rPr>
          <w:bCs/>
          <w:sz w:val="28"/>
          <w:szCs w:val="28"/>
        </w:rPr>
        <w:t>Новосибирский государственный университет, НГУ)</w:t>
      </w:r>
    </w:p>
    <w:p w14:paraId="2E657302" w14:textId="77777777" w:rsidR="006C0995" w:rsidRDefault="006C0995" w:rsidP="006C0995">
      <w:pPr>
        <w:pStyle w:val="50"/>
        <w:widowControl/>
        <w:shd w:val="clear" w:color="auto" w:fill="auto"/>
        <w:tabs>
          <w:tab w:val="left" w:pos="0"/>
        </w:tabs>
        <w:suppressAutoHyphens/>
        <w:spacing w:after="0" w:line="240" w:lineRule="auto"/>
        <w:ind w:right="200" w:firstLine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Структурное подразделение Новосибирского государственного университета – </w:t>
      </w:r>
    </w:p>
    <w:p w14:paraId="04F9DE22" w14:textId="38F2A755" w:rsidR="006C0995" w:rsidRDefault="006C0995" w:rsidP="006C0995">
      <w:pPr>
        <w:pStyle w:val="50"/>
        <w:widowControl/>
        <w:shd w:val="clear" w:color="auto" w:fill="auto"/>
        <w:tabs>
          <w:tab w:val="left" w:pos="0"/>
        </w:tabs>
        <w:suppressAutoHyphens/>
        <w:spacing w:after="0" w:line="240" w:lineRule="auto"/>
        <w:ind w:right="200" w:firstLine="0"/>
        <w:jc w:val="center"/>
        <w:rPr>
          <w:sz w:val="28"/>
          <w:szCs w:val="28"/>
        </w:rPr>
      </w:pPr>
      <w:r>
        <w:rPr>
          <w:sz w:val="28"/>
          <w:szCs w:val="28"/>
        </w:rPr>
        <w:t>Высший колледж информатики У</w:t>
      </w:r>
      <w:r>
        <w:rPr>
          <w:bCs/>
          <w:sz w:val="28"/>
          <w:szCs w:val="28"/>
        </w:rPr>
        <w:t>ниверситета (ВКИ НГУ)</w:t>
      </w:r>
    </w:p>
    <w:p w14:paraId="00CB7FFE" w14:textId="77777777" w:rsidR="006C0995" w:rsidRDefault="006C0995" w:rsidP="00FB32C3">
      <w:pPr>
        <w:pStyle w:val="50"/>
        <w:widowControl/>
        <w:shd w:val="clear" w:color="auto" w:fill="auto"/>
        <w:tabs>
          <w:tab w:val="left" w:pos="0"/>
        </w:tabs>
        <w:suppressAutoHyphens/>
        <w:spacing w:after="600" w:line="240" w:lineRule="auto"/>
        <w:ind w:right="198" w:firstLine="0"/>
        <w:jc w:val="center"/>
        <w:rPr>
          <w:ins w:id="0" w:author="Админ" w:date="2020-12-08T12:29:00Z"/>
          <w:sz w:val="28"/>
          <w:szCs w:val="28"/>
        </w:rPr>
        <w:pPrChange w:id="1" w:author="Админ" w:date="2020-12-08T12:28:00Z">
          <w:pPr>
            <w:pStyle w:val="50"/>
            <w:widowControl/>
            <w:shd w:val="clear" w:color="auto" w:fill="auto"/>
            <w:tabs>
              <w:tab w:val="left" w:pos="0"/>
            </w:tabs>
            <w:suppressAutoHyphens/>
            <w:spacing w:after="2000" w:line="240" w:lineRule="auto"/>
            <w:ind w:right="198" w:firstLine="0"/>
            <w:jc w:val="center"/>
          </w:pPr>
        </w:pPrChange>
      </w:pPr>
      <w:r>
        <w:rPr>
          <w:sz w:val="28"/>
          <w:szCs w:val="28"/>
        </w:rPr>
        <w:t>КАФЕДРА ИНФОРМАТИКИ</w:t>
      </w:r>
    </w:p>
    <w:p w14:paraId="4DFE24B1" w14:textId="77777777" w:rsidR="00FB32C3" w:rsidRDefault="00FB32C3" w:rsidP="00FB32C3">
      <w:pPr>
        <w:pStyle w:val="50"/>
        <w:widowControl/>
        <w:shd w:val="clear" w:color="auto" w:fill="auto"/>
        <w:tabs>
          <w:tab w:val="left" w:pos="0"/>
        </w:tabs>
        <w:suppressAutoHyphens/>
        <w:spacing w:after="600" w:line="240" w:lineRule="auto"/>
        <w:ind w:right="198" w:firstLine="0"/>
        <w:jc w:val="center"/>
        <w:rPr>
          <w:ins w:id="2" w:author="Админ" w:date="2020-12-08T12:28:00Z"/>
          <w:sz w:val="28"/>
          <w:szCs w:val="28"/>
        </w:rPr>
        <w:pPrChange w:id="3" w:author="Админ" w:date="2020-12-08T12:28:00Z">
          <w:pPr>
            <w:pStyle w:val="50"/>
            <w:widowControl/>
            <w:shd w:val="clear" w:color="auto" w:fill="auto"/>
            <w:tabs>
              <w:tab w:val="left" w:pos="0"/>
            </w:tabs>
            <w:suppressAutoHyphens/>
            <w:spacing w:after="2000" w:line="240" w:lineRule="auto"/>
            <w:ind w:right="198" w:firstLine="0"/>
            <w:jc w:val="center"/>
          </w:pPr>
        </w:pPrChange>
      </w:pPr>
    </w:p>
    <w:p w14:paraId="622D5C49" w14:textId="013A499F" w:rsidR="00FB32C3" w:rsidRDefault="00FB32C3" w:rsidP="00FB32C3">
      <w:pPr>
        <w:pStyle w:val="50"/>
        <w:widowControl/>
        <w:shd w:val="clear" w:color="auto" w:fill="auto"/>
        <w:tabs>
          <w:tab w:val="left" w:pos="0"/>
        </w:tabs>
        <w:suppressAutoHyphens/>
        <w:spacing w:after="0" w:line="360" w:lineRule="auto"/>
        <w:ind w:right="198" w:firstLine="0"/>
        <w:jc w:val="center"/>
        <w:rPr>
          <w:ins w:id="4" w:author="Админ" w:date="2020-12-08T12:29:00Z"/>
          <w:b/>
          <w:sz w:val="44"/>
          <w:szCs w:val="44"/>
        </w:rPr>
        <w:pPrChange w:id="5" w:author="Админ" w:date="2020-12-08T12:29:00Z">
          <w:pPr>
            <w:pStyle w:val="50"/>
            <w:widowControl/>
            <w:shd w:val="clear" w:color="auto" w:fill="auto"/>
            <w:tabs>
              <w:tab w:val="left" w:pos="0"/>
            </w:tabs>
            <w:suppressAutoHyphens/>
            <w:spacing w:after="2000" w:line="240" w:lineRule="auto"/>
            <w:ind w:right="198" w:firstLine="0"/>
            <w:jc w:val="center"/>
          </w:pPr>
        </w:pPrChange>
      </w:pPr>
      <w:ins w:id="6" w:author="Админ" w:date="2020-12-08T12:28:00Z">
        <w:r w:rsidRPr="00FB32C3">
          <w:rPr>
            <w:b/>
            <w:sz w:val="44"/>
            <w:szCs w:val="44"/>
            <w:rPrChange w:id="7" w:author="Админ" w:date="2020-12-08T12:29:00Z">
              <w:rPr>
                <w:sz w:val="28"/>
                <w:szCs w:val="28"/>
              </w:rPr>
            </w:rPrChange>
          </w:rPr>
          <w:t>КУРСОВОЙ ПРОЕКТ</w:t>
        </w:r>
      </w:ins>
    </w:p>
    <w:p w14:paraId="6A50EB6E" w14:textId="3D64D026" w:rsidR="00FB32C3" w:rsidRPr="00FB32C3" w:rsidRDefault="00FB32C3" w:rsidP="00FB32C3">
      <w:pPr>
        <w:pStyle w:val="50"/>
        <w:widowControl/>
        <w:shd w:val="clear" w:color="auto" w:fill="auto"/>
        <w:tabs>
          <w:tab w:val="left" w:pos="0"/>
        </w:tabs>
        <w:suppressAutoHyphens/>
        <w:spacing w:after="0" w:line="360" w:lineRule="auto"/>
        <w:ind w:right="198" w:firstLine="0"/>
        <w:jc w:val="center"/>
        <w:rPr>
          <w:b/>
          <w:sz w:val="32"/>
          <w:szCs w:val="32"/>
          <w:rPrChange w:id="8" w:author="Админ" w:date="2020-12-08T12:29:00Z">
            <w:rPr>
              <w:sz w:val="28"/>
              <w:szCs w:val="28"/>
            </w:rPr>
          </w:rPrChange>
        </w:rPr>
        <w:pPrChange w:id="9" w:author="Админ" w:date="2020-12-08T12:29:00Z">
          <w:pPr>
            <w:pStyle w:val="50"/>
            <w:widowControl/>
            <w:shd w:val="clear" w:color="auto" w:fill="auto"/>
            <w:tabs>
              <w:tab w:val="left" w:pos="0"/>
            </w:tabs>
            <w:suppressAutoHyphens/>
            <w:spacing w:after="2000" w:line="240" w:lineRule="auto"/>
            <w:ind w:right="198" w:firstLine="0"/>
            <w:jc w:val="center"/>
          </w:pPr>
        </w:pPrChange>
      </w:pPr>
      <w:ins w:id="10" w:author="Админ" w:date="2020-12-08T12:29:00Z">
        <w:r w:rsidRPr="00FB32C3">
          <w:rPr>
            <w:b/>
            <w:sz w:val="32"/>
            <w:szCs w:val="32"/>
            <w:rPrChange w:id="11" w:author="Админ" w:date="2020-12-08T12:29:00Z">
              <w:rPr>
                <w:b/>
                <w:sz w:val="44"/>
                <w:szCs w:val="44"/>
              </w:rPr>
            </w:rPrChange>
          </w:rPr>
          <w:t>по дисциплине</w:t>
        </w:r>
      </w:ins>
    </w:p>
    <w:p w14:paraId="44A638B8" w14:textId="77777777" w:rsidR="00FB32C3" w:rsidRDefault="006C0995" w:rsidP="00FB32C3">
      <w:pPr>
        <w:ind w:firstLine="0"/>
        <w:jc w:val="center"/>
        <w:rPr>
          <w:ins w:id="12" w:author="Админ" w:date="2020-12-08T12:29:00Z"/>
          <w:b/>
          <w:sz w:val="32"/>
          <w:szCs w:val="36"/>
        </w:rPr>
      </w:pPr>
      <w:del w:id="13" w:author="Админ" w:date="2020-12-08T12:29:00Z">
        <w:r w:rsidRPr="005B799E" w:rsidDel="00FB32C3">
          <w:rPr>
            <w:b/>
            <w:sz w:val="32"/>
            <w:szCs w:val="36"/>
          </w:rPr>
          <w:delText>Отчёт производственной практики по предмету</w:delText>
        </w:r>
      </w:del>
      <w:r w:rsidRPr="005B799E">
        <w:rPr>
          <w:b/>
          <w:sz w:val="32"/>
          <w:szCs w:val="36"/>
        </w:rPr>
        <w:t xml:space="preserve"> </w:t>
      </w:r>
      <w:r w:rsidR="005B799E">
        <w:rPr>
          <w:b/>
          <w:sz w:val="32"/>
          <w:szCs w:val="36"/>
        </w:rPr>
        <w:t>«</w:t>
      </w:r>
      <w:r w:rsidRPr="005B799E">
        <w:rPr>
          <w:b/>
          <w:sz w:val="32"/>
          <w:szCs w:val="36"/>
        </w:rPr>
        <w:t>Программирование мобильных приложений</w:t>
      </w:r>
      <w:r w:rsidR="005B799E">
        <w:rPr>
          <w:b/>
          <w:sz w:val="32"/>
          <w:szCs w:val="36"/>
        </w:rPr>
        <w:t>»</w:t>
      </w:r>
      <w:r w:rsidR="00724981" w:rsidRPr="005B799E">
        <w:rPr>
          <w:b/>
          <w:sz w:val="32"/>
          <w:szCs w:val="36"/>
        </w:rPr>
        <w:t xml:space="preserve"> </w:t>
      </w:r>
    </w:p>
    <w:p w14:paraId="66BCE01B" w14:textId="37DAB207" w:rsidR="006C0995" w:rsidRPr="005B799E" w:rsidRDefault="00724981" w:rsidP="00FB32C3">
      <w:pPr>
        <w:ind w:firstLine="0"/>
        <w:jc w:val="center"/>
        <w:rPr>
          <w:b/>
          <w:sz w:val="32"/>
          <w:szCs w:val="36"/>
        </w:rPr>
        <w:pPrChange w:id="14" w:author="Админ" w:date="2020-12-08T12:29:00Z">
          <w:pPr>
            <w:ind w:firstLine="0"/>
            <w:jc w:val="center"/>
          </w:pPr>
        </w:pPrChange>
      </w:pPr>
      <w:r w:rsidRPr="005B799E">
        <w:rPr>
          <w:b/>
          <w:sz w:val="32"/>
          <w:szCs w:val="36"/>
        </w:rPr>
        <w:t>на тему</w:t>
      </w:r>
      <w:r w:rsidR="005B799E" w:rsidRPr="005B799E">
        <w:rPr>
          <w:b/>
          <w:sz w:val="32"/>
          <w:szCs w:val="36"/>
        </w:rPr>
        <w:t xml:space="preserve"> «</w:t>
      </w:r>
      <w:r w:rsidR="008C5E07">
        <w:rPr>
          <w:b/>
          <w:sz w:val="32"/>
          <w:szCs w:val="36"/>
        </w:rPr>
        <w:t>Приложение доставки еды</w:t>
      </w:r>
      <w:r w:rsidR="005B799E" w:rsidRPr="005B799E">
        <w:rPr>
          <w:b/>
          <w:sz w:val="32"/>
          <w:szCs w:val="36"/>
        </w:rPr>
        <w:t>»</w:t>
      </w:r>
    </w:p>
    <w:p w14:paraId="76EE4771" w14:textId="1AE22E81" w:rsidR="006C0995" w:rsidDel="00FB32C3" w:rsidRDefault="006C0995" w:rsidP="00FB32C3">
      <w:pPr>
        <w:ind w:firstLine="0"/>
        <w:jc w:val="center"/>
        <w:rPr>
          <w:del w:id="15" w:author="Админ" w:date="2020-12-08T12:29:00Z"/>
          <w:szCs w:val="28"/>
        </w:rPr>
        <w:pPrChange w:id="16" w:author="Админ" w:date="2020-12-08T12:29:00Z">
          <w:pPr>
            <w:ind w:firstLine="0"/>
            <w:jc w:val="center"/>
          </w:pPr>
        </w:pPrChange>
      </w:pPr>
      <w:del w:id="17" w:author="Админ" w:date="2020-12-08T12:29:00Z">
        <w:r w:rsidDel="00FB32C3">
          <w:rPr>
            <w:szCs w:val="28"/>
          </w:rPr>
          <w:delText>Курсовая работа</w:delText>
        </w:r>
      </w:del>
    </w:p>
    <w:p w14:paraId="7C275690" w14:textId="77777777" w:rsidR="006C0995" w:rsidRDefault="006C0995" w:rsidP="005B799E">
      <w:pPr>
        <w:pStyle w:val="50"/>
        <w:widowControl/>
        <w:shd w:val="clear" w:color="auto" w:fill="auto"/>
        <w:tabs>
          <w:tab w:val="left" w:pos="0"/>
        </w:tabs>
        <w:spacing w:after="0" w:line="360" w:lineRule="auto"/>
        <w:ind w:firstLine="0"/>
        <w:jc w:val="both"/>
        <w:rPr>
          <w:sz w:val="32"/>
          <w:szCs w:val="32"/>
        </w:rPr>
      </w:pPr>
    </w:p>
    <w:p w14:paraId="461BE9D7" w14:textId="62872BFF" w:rsidR="006C0995" w:rsidRDefault="006C0995" w:rsidP="005B799E">
      <w:pPr>
        <w:pStyle w:val="50"/>
        <w:widowControl/>
        <w:shd w:val="clear" w:color="auto" w:fill="auto"/>
        <w:tabs>
          <w:tab w:val="left" w:pos="0"/>
        </w:tabs>
        <w:spacing w:after="0" w:line="360" w:lineRule="auto"/>
        <w:ind w:firstLine="0"/>
        <w:jc w:val="both"/>
        <w:rPr>
          <w:sz w:val="28"/>
          <w:szCs w:val="28"/>
        </w:rPr>
      </w:pPr>
    </w:p>
    <w:p w14:paraId="37E6CA34" w14:textId="77777777" w:rsidR="006C0995" w:rsidRDefault="006C0995" w:rsidP="005B799E">
      <w:pPr>
        <w:pStyle w:val="50"/>
        <w:widowControl/>
        <w:shd w:val="clear" w:color="auto" w:fill="auto"/>
        <w:tabs>
          <w:tab w:val="left" w:pos="0"/>
        </w:tabs>
        <w:spacing w:after="0" w:line="360" w:lineRule="auto"/>
        <w:ind w:firstLine="0"/>
        <w:jc w:val="both"/>
        <w:rPr>
          <w:sz w:val="28"/>
          <w:szCs w:val="28"/>
        </w:rPr>
      </w:pPr>
    </w:p>
    <w:tbl>
      <w:tblPr>
        <w:tblStyle w:val="a4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501"/>
      </w:tblGrid>
      <w:tr w:rsidR="006C0995" w14:paraId="46033E2D" w14:textId="77777777" w:rsidTr="006C0995">
        <w:trPr>
          <w:trHeight w:val="1334"/>
        </w:trPr>
        <w:tc>
          <w:tcPr>
            <w:tcW w:w="5070" w:type="dxa"/>
            <w:hideMark/>
          </w:tcPr>
          <w:p w14:paraId="2BE7F25A" w14:textId="03B7E401" w:rsidR="006C0995" w:rsidRDefault="00FB32C3" w:rsidP="00FB32C3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ins w:id="18" w:author="Админ" w:date="2020-12-08T12:30:00Z">
              <w:r>
                <w:rPr>
                  <w:sz w:val="28"/>
                  <w:szCs w:val="28"/>
                </w:rPr>
                <w:t>Проверил преподаватель</w:t>
              </w:r>
            </w:ins>
            <w:del w:id="19" w:author="Админ" w:date="2020-12-08T12:30:00Z">
              <w:r w:rsidR="006C0995" w:rsidDel="00FB32C3">
                <w:rPr>
                  <w:sz w:val="28"/>
                  <w:szCs w:val="28"/>
                </w:rPr>
                <w:delText>Руководитель</w:delText>
              </w:r>
            </w:del>
          </w:p>
        </w:tc>
        <w:tc>
          <w:tcPr>
            <w:tcW w:w="4501" w:type="dxa"/>
            <w:hideMark/>
          </w:tcPr>
          <w:p w14:paraId="7C4928C7" w14:textId="77777777" w:rsidR="006C0995" w:rsidRDefault="006C0995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Жирнов А. А.</w:t>
            </w:r>
          </w:p>
          <w:p w14:paraId="1DAE6271" w14:textId="1AE82E76" w:rsidR="006C0995" w:rsidRDefault="006C0995" w:rsidP="00FB32C3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</w:t>
            </w:r>
            <w:del w:id="20" w:author="Админ" w:date="2020-12-08T12:30:00Z">
              <w:r w:rsidDel="00FB32C3">
                <w:rPr>
                  <w:sz w:val="28"/>
                  <w:szCs w:val="28"/>
                </w:rPr>
                <w:delText>__</w:delText>
              </w:r>
            </w:del>
            <w:ins w:id="21" w:author="Админ" w:date="2020-12-08T12:30:00Z">
              <w:r w:rsidR="00FB32C3">
                <w:rPr>
                  <w:sz w:val="28"/>
                  <w:szCs w:val="28"/>
                </w:rPr>
                <w:t>08</w:t>
              </w:r>
            </w:ins>
            <w:del w:id="22" w:author="Админ" w:date="2020-12-08T12:30:00Z">
              <w:r w:rsidDel="00FB32C3">
                <w:rPr>
                  <w:sz w:val="28"/>
                  <w:szCs w:val="28"/>
                </w:rPr>
                <w:delText>_</w:delText>
              </w:r>
            </w:del>
            <w:r>
              <w:rPr>
                <w:sz w:val="28"/>
                <w:szCs w:val="28"/>
              </w:rPr>
              <w:t>»</w:t>
            </w:r>
            <w:ins w:id="23" w:author="Админ" w:date="2020-12-08T12:30:00Z">
              <w:r w:rsidR="00FB32C3">
                <w:rPr>
                  <w:sz w:val="28"/>
                  <w:szCs w:val="28"/>
                </w:rPr>
                <w:t>декабря</w:t>
              </w:r>
            </w:ins>
            <w:del w:id="24" w:author="Админ" w:date="2020-12-08T12:30:00Z">
              <w:r w:rsidDel="00FB32C3">
                <w:rPr>
                  <w:sz w:val="28"/>
                  <w:szCs w:val="28"/>
                </w:rPr>
                <w:delText>___________</w:delText>
              </w:r>
            </w:del>
            <w:r>
              <w:rPr>
                <w:sz w:val="28"/>
                <w:szCs w:val="28"/>
              </w:rPr>
              <w:t>2020 г.</w:t>
            </w:r>
          </w:p>
        </w:tc>
      </w:tr>
      <w:tr w:rsidR="006C0995" w14:paraId="325FA1AB" w14:textId="77777777" w:rsidTr="006C0995">
        <w:trPr>
          <w:trHeight w:val="980"/>
        </w:trPr>
        <w:tc>
          <w:tcPr>
            <w:tcW w:w="5070" w:type="dxa"/>
            <w:hideMark/>
          </w:tcPr>
          <w:p w14:paraId="057515E0" w14:textId="069F5CF7" w:rsidR="006C0995" w:rsidRDefault="00FB32C3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360" w:lineRule="auto"/>
              <w:ind w:firstLine="0"/>
              <w:jc w:val="left"/>
              <w:rPr>
                <w:sz w:val="28"/>
                <w:szCs w:val="28"/>
              </w:rPr>
            </w:pPr>
            <w:ins w:id="25" w:author="Админ" w:date="2020-12-08T12:30:00Z">
              <w:r>
                <w:rPr>
                  <w:sz w:val="28"/>
                  <w:szCs w:val="28"/>
                </w:rPr>
                <w:t xml:space="preserve">Выполнил </w:t>
              </w:r>
            </w:ins>
            <w:del w:id="26" w:author="Админ" w:date="2020-12-08T12:30:00Z">
              <w:r w:rsidR="006C0995" w:rsidDel="00FB32C3">
                <w:rPr>
                  <w:sz w:val="28"/>
                  <w:szCs w:val="28"/>
                </w:rPr>
                <w:delText>С</w:delText>
              </w:r>
            </w:del>
            <w:ins w:id="27" w:author="Админ" w:date="2020-12-08T12:30:00Z">
              <w:r>
                <w:rPr>
                  <w:sz w:val="28"/>
                  <w:szCs w:val="28"/>
                </w:rPr>
                <w:t>с</w:t>
              </w:r>
            </w:ins>
            <w:r w:rsidR="006C0995">
              <w:rPr>
                <w:sz w:val="28"/>
                <w:szCs w:val="28"/>
              </w:rPr>
              <w:t>тудент 5 курса</w:t>
            </w:r>
          </w:p>
          <w:p w14:paraId="77D4D776" w14:textId="7F38CD44" w:rsidR="006C0995" w:rsidRDefault="006C0995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360" w:lineRule="auto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гр. 603а2</w:t>
            </w:r>
          </w:p>
        </w:tc>
        <w:tc>
          <w:tcPr>
            <w:tcW w:w="4501" w:type="dxa"/>
            <w:hideMark/>
          </w:tcPr>
          <w:p w14:paraId="3B5AC6B3" w14:textId="29D6CB87" w:rsidR="006C0995" w:rsidRDefault="00F44EF3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Шабинский Д. А</w:t>
            </w:r>
            <w:r w:rsidR="006C0995">
              <w:rPr>
                <w:sz w:val="28"/>
                <w:szCs w:val="28"/>
              </w:rPr>
              <w:t>.</w:t>
            </w:r>
          </w:p>
          <w:p w14:paraId="24858C2F" w14:textId="40836E68" w:rsidR="006C0995" w:rsidRDefault="006C0995" w:rsidP="00FB32C3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</w:t>
            </w:r>
            <w:del w:id="28" w:author="Админ" w:date="2020-12-08T12:30:00Z">
              <w:r w:rsidDel="00FB32C3">
                <w:rPr>
                  <w:sz w:val="28"/>
                  <w:szCs w:val="28"/>
                </w:rPr>
                <w:delText>_</w:delText>
              </w:r>
            </w:del>
            <w:ins w:id="29" w:author="Админ" w:date="2020-12-08T12:30:00Z">
              <w:r w:rsidR="00FB32C3">
                <w:rPr>
                  <w:sz w:val="28"/>
                  <w:szCs w:val="28"/>
                </w:rPr>
                <w:t>05</w:t>
              </w:r>
            </w:ins>
            <w:del w:id="30" w:author="Админ" w:date="2020-12-08T12:30:00Z">
              <w:r w:rsidDel="00FB32C3">
                <w:rPr>
                  <w:sz w:val="28"/>
                  <w:szCs w:val="28"/>
                </w:rPr>
                <w:delText>__</w:delText>
              </w:r>
            </w:del>
            <w:r>
              <w:rPr>
                <w:sz w:val="28"/>
                <w:szCs w:val="28"/>
              </w:rPr>
              <w:t>»</w:t>
            </w:r>
            <w:ins w:id="31" w:author="Админ" w:date="2020-12-08T12:30:00Z">
              <w:r w:rsidR="00FB32C3">
                <w:rPr>
                  <w:sz w:val="28"/>
                  <w:szCs w:val="28"/>
                </w:rPr>
                <w:t xml:space="preserve"> декабря</w:t>
              </w:r>
            </w:ins>
            <w:del w:id="32" w:author="Админ" w:date="2020-12-08T12:30:00Z">
              <w:r w:rsidDel="00FB32C3">
                <w:rPr>
                  <w:sz w:val="28"/>
                  <w:szCs w:val="28"/>
                </w:rPr>
                <w:delText>___________</w:delText>
              </w:r>
            </w:del>
            <w:r>
              <w:rPr>
                <w:sz w:val="28"/>
                <w:szCs w:val="28"/>
              </w:rPr>
              <w:t>2020 г.</w:t>
            </w:r>
          </w:p>
        </w:tc>
      </w:tr>
    </w:tbl>
    <w:p w14:paraId="19C9F89C" w14:textId="77777777" w:rsidR="006C0995" w:rsidRDefault="006C0995" w:rsidP="005B799E">
      <w:pPr>
        <w:pStyle w:val="50"/>
        <w:widowControl/>
        <w:shd w:val="clear" w:color="auto" w:fill="auto"/>
        <w:tabs>
          <w:tab w:val="left" w:pos="0"/>
        </w:tabs>
        <w:spacing w:after="0" w:line="360" w:lineRule="auto"/>
        <w:ind w:firstLine="0"/>
        <w:jc w:val="both"/>
        <w:rPr>
          <w:sz w:val="28"/>
          <w:szCs w:val="28"/>
        </w:rPr>
      </w:pPr>
    </w:p>
    <w:p w14:paraId="4B706C43" w14:textId="2A2C7373" w:rsidR="006C0995" w:rsidRDefault="006C0995" w:rsidP="006C0995">
      <w:pPr>
        <w:pStyle w:val="50"/>
        <w:widowControl/>
        <w:shd w:val="clear" w:color="auto" w:fill="auto"/>
        <w:tabs>
          <w:tab w:val="left" w:pos="0"/>
        </w:tabs>
        <w:spacing w:after="0"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Новосибирск</w:t>
      </w:r>
      <w:ins w:id="33" w:author="Админ" w:date="2020-12-08T12:31:00Z">
        <w:r w:rsidR="009144D8">
          <w:rPr>
            <w:sz w:val="28"/>
            <w:szCs w:val="28"/>
          </w:rPr>
          <w:t xml:space="preserve"> </w:t>
        </w:r>
      </w:ins>
      <w:r>
        <w:rPr>
          <w:sz w:val="28"/>
          <w:szCs w:val="28"/>
        </w:rPr>
        <w:t>2020</w:t>
      </w:r>
      <w:ins w:id="34" w:author="Админ" w:date="2020-12-08T12:31:00Z">
        <w:r w:rsidR="00FB02CD">
          <w:rPr>
            <w:sz w:val="28"/>
            <w:szCs w:val="28"/>
          </w:rPr>
          <w:t xml:space="preserve"> г.</w:t>
        </w:r>
      </w:ins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213864482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sz w:val="28"/>
        </w:rPr>
      </w:sdtEndPr>
      <w:sdtContent>
        <w:p w14:paraId="6FC6DFC1" w14:textId="77777777" w:rsidR="00EF5E5F" w:rsidRPr="00F81A19" w:rsidRDefault="00EF5E5F" w:rsidP="008256A9">
          <w:pPr>
            <w:pStyle w:val="a6"/>
            <w:spacing w:line="360" w:lineRule="auto"/>
            <w:jc w:val="center"/>
            <w:rPr>
              <w:rFonts w:ascii="Times New Roman" w:hAnsi="Times New Roman" w:cs="Times New Roman"/>
              <w:b w:val="0"/>
              <w:color w:val="000000" w:themeColor="text1"/>
              <w:lang w:val="en-US"/>
            </w:rPr>
          </w:pPr>
          <w:r w:rsidRPr="00F81A19">
            <w:rPr>
              <w:rFonts w:ascii="Times New Roman" w:hAnsi="Times New Roman" w:cs="Times New Roman"/>
              <w:color w:val="000000" w:themeColor="text1"/>
              <w:sz w:val="32"/>
              <w:lang w:val="en-US"/>
            </w:rPr>
            <w:t>СОДЕРЖАНИЕ</w:t>
          </w:r>
        </w:p>
        <w:p w14:paraId="3B82F23D" w14:textId="77777777" w:rsidR="00EF5E5F" w:rsidRPr="00443C2E" w:rsidRDefault="00EF5E5F" w:rsidP="008256A9">
          <w:pPr>
            <w:rPr>
              <w:color w:val="000000" w:themeColor="text1"/>
              <w:szCs w:val="28"/>
              <w:lang w:val="en-US"/>
            </w:rPr>
          </w:pPr>
        </w:p>
        <w:p w14:paraId="0361C0C1" w14:textId="7F0830D4" w:rsidR="008C5E07" w:rsidRPr="008C5E07" w:rsidRDefault="00EF5E5F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256A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8256A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8256A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58074200" w:history="1">
            <w:r w:rsidR="008C5E07" w:rsidRPr="008C5E0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_Toc58074200 \h </w:instrText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2C6249" w14:textId="6F289805" w:rsidR="008C5E07" w:rsidRPr="008C5E07" w:rsidRDefault="007E79CC" w:rsidP="008C5E0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074201" w:history="1">
            <w:r w:rsidR="008C5E07" w:rsidRPr="008C5E0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 Описание предметной области</w:t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_Toc58074201 \h </w:instrText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C370DF" w14:textId="270CAFF6" w:rsidR="008C5E07" w:rsidRPr="008C5E07" w:rsidRDefault="007E79CC" w:rsidP="008C5E0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074202" w:history="1">
            <w:r w:rsidR="008C5E07" w:rsidRPr="008C5E0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 Аналоги</w:t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_Toc58074202 \h </w:instrText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CDF980" w14:textId="1FA01564" w:rsidR="008C5E07" w:rsidRPr="008C5E07" w:rsidRDefault="007E79CC" w:rsidP="008C5E0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074203" w:history="1">
            <w:r w:rsidR="008C5E07" w:rsidRPr="008C5E0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 Функциональные требования</w:t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_Toc58074203 \h </w:instrText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E958DA" w14:textId="10B786DA" w:rsidR="008C5E07" w:rsidRPr="008C5E07" w:rsidRDefault="007E79CC" w:rsidP="008C5E0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074204" w:history="1">
            <w:r w:rsidR="008C5E07" w:rsidRPr="008C5E0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 Нефункциональные требования</w:t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_Toc58074204 \h </w:instrText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026342" w14:textId="29DB58F5" w:rsidR="008C5E07" w:rsidRPr="008C5E07" w:rsidRDefault="007E79C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  <w:lang w:eastAsia="ru-RU"/>
            </w:rPr>
          </w:pPr>
          <w:hyperlink w:anchor="_Toc58074205" w:history="1">
            <w:r w:rsidR="008C5E07" w:rsidRPr="008C5E07">
              <w:rPr>
                <w:rStyle w:val="a5"/>
                <w:noProof/>
                <w:szCs w:val="28"/>
              </w:rPr>
              <w:t>5.1 Требования к программному обеспечению</w:t>
            </w:r>
            <w:r w:rsidR="008C5E07" w:rsidRPr="008C5E07">
              <w:rPr>
                <w:noProof/>
                <w:webHidden/>
                <w:szCs w:val="28"/>
              </w:rPr>
              <w:tab/>
            </w:r>
            <w:r w:rsidR="008C5E07" w:rsidRPr="008C5E07">
              <w:rPr>
                <w:noProof/>
                <w:webHidden/>
                <w:szCs w:val="28"/>
              </w:rPr>
              <w:fldChar w:fldCharType="begin"/>
            </w:r>
            <w:r w:rsidR="008C5E07" w:rsidRPr="008C5E07">
              <w:rPr>
                <w:noProof/>
                <w:webHidden/>
                <w:szCs w:val="28"/>
              </w:rPr>
              <w:instrText xml:space="preserve"> PAGEREF _Toc58074205 \h </w:instrText>
            </w:r>
            <w:r w:rsidR="008C5E07" w:rsidRPr="008C5E07">
              <w:rPr>
                <w:noProof/>
                <w:webHidden/>
                <w:szCs w:val="28"/>
              </w:rPr>
            </w:r>
            <w:r w:rsidR="008C5E07" w:rsidRPr="008C5E07">
              <w:rPr>
                <w:noProof/>
                <w:webHidden/>
                <w:szCs w:val="28"/>
              </w:rPr>
              <w:fldChar w:fldCharType="separate"/>
            </w:r>
            <w:r w:rsidR="008C5E07" w:rsidRPr="008C5E07">
              <w:rPr>
                <w:noProof/>
                <w:webHidden/>
                <w:szCs w:val="28"/>
              </w:rPr>
              <w:t>9</w:t>
            </w:r>
            <w:r w:rsidR="008C5E07" w:rsidRPr="008C5E07">
              <w:rPr>
                <w:noProof/>
                <w:webHidden/>
                <w:szCs w:val="28"/>
              </w:rPr>
              <w:fldChar w:fldCharType="end"/>
            </w:r>
          </w:hyperlink>
        </w:p>
        <w:p w14:paraId="12A6C06F" w14:textId="647747C9" w:rsidR="008C5E07" w:rsidRPr="008C5E07" w:rsidRDefault="007E79C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  <w:lang w:eastAsia="ru-RU"/>
            </w:rPr>
          </w:pPr>
          <w:hyperlink w:anchor="_Toc58074206" w:history="1">
            <w:r w:rsidR="008C5E07" w:rsidRPr="008C5E07">
              <w:rPr>
                <w:rStyle w:val="a5"/>
                <w:noProof/>
                <w:szCs w:val="28"/>
              </w:rPr>
              <w:t>5.2 Требования к аппаратному обеспечению</w:t>
            </w:r>
            <w:r w:rsidR="008C5E07" w:rsidRPr="008C5E07">
              <w:rPr>
                <w:noProof/>
                <w:webHidden/>
                <w:szCs w:val="28"/>
              </w:rPr>
              <w:tab/>
            </w:r>
            <w:r w:rsidR="008C5E07" w:rsidRPr="008C5E07">
              <w:rPr>
                <w:noProof/>
                <w:webHidden/>
                <w:szCs w:val="28"/>
              </w:rPr>
              <w:fldChar w:fldCharType="begin"/>
            </w:r>
            <w:r w:rsidR="008C5E07" w:rsidRPr="008C5E07">
              <w:rPr>
                <w:noProof/>
                <w:webHidden/>
                <w:szCs w:val="28"/>
              </w:rPr>
              <w:instrText xml:space="preserve"> PAGEREF _Toc58074206 \h </w:instrText>
            </w:r>
            <w:r w:rsidR="008C5E07" w:rsidRPr="008C5E07">
              <w:rPr>
                <w:noProof/>
                <w:webHidden/>
                <w:szCs w:val="28"/>
              </w:rPr>
            </w:r>
            <w:r w:rsidR="008C5E07" w:rsidRPr="008C5E07">
              <w:rPr>
                <w:noProof/>
                <w:webHidden/>
                <w:szCs w:val="28"/>
              </w:rPr>
              <w:fldChar w:fldCharType="separate"/>
            </w:r>
            <w:r w:rsidR="008C5E07" w:rsidRPr="008C5E07">
              <w:rPr>
                <w:noProof/>
                <w:webHidden/>
                <w:szCs w:val="28"/>
              </w:rPr>
              <w:t>9</w:t>
            </w:r>
            <w:r w:rsidR="008C5E07" w:rsidRPr="008C5E07">
              <w:rPr>
                <w:noProof/>
                <w:webHidden/>
                <w:szCs w:val="28"/>
              </w:rPr>
              <w:fldChar w:fldCharType="end"/>
            </w:r>
          </w:hyperlink>
        </w:p>
        <w:p w14:paraId="2231138E" w14:textId="3592CF3A" w:rsidR="008C5E07" w:rsidRPr="008C5E07" w:rsidRDefault="007E79C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  <w:lang w:eastAsia="ru-RU"/>
            </w:rPr>
          </w:pPr>
          <w:hyperlink w:anchor="_Toc58074207" w:history="1">
            <w:r w:rsidR="008C5E07" w:rsidRPr="008C5E07">
              <w:rPr>
                <w:rStyle w:val="a5"/>
                <w:noProof/>
                <w:szCs w:val="28"/>
              </w:rPr>
              <w:t>5.3 Требования к надёжности</w:t>
            </w:r>
            <w:r w:rsidR="008C5E07" w:rsidRPr="008C5E07">
              <w:rPr>
                <w:noProof/>
                <w:webHidden/>
                <w:szCs w:val="28"/>
              </w:rPr>
              <w:tab/>
            </w:r>
            <w:r w:rsidR="008C5E07" w:rsidRPr="008C5E07">
              <w:rPr>
                <w:noProof/>
                <w:webHidden/>
                <w:szCs w:val="28"/>
              </w:rPr>
              <w:fldChar w:fldCharType="begin"/>
            </w:r>
            <w:r w:rsidR="008C5E07" w:rsidRPr="008C5E07">
              <w:rPr>
                <w:noProof/>
                <w:webHidden/>
                <w:szCs w:val="28"/>
              </w:rPr>
              <w:instrText xml:space="preserve"> PAGEREF _Toc58074207 \h </w:instrText>
            </w:r>
            <w:r w:rsidR="008C5E07" w:rsidRPr="008C5E07">
              <w:rPr>
                <w:noProof/>
                <w:webHidden/>
                <w:szCs w:val="28"/>
              </w:rPr>
            </w:r>
            <w:r w:rsidR="008C5E07" w:rsidRPr="008C5E07">
              <w:rPr>
                <w:noProof/>
                <w:webHidden/>
                <w:szCs w:val="28"/>
              </w:rPr>
              <w:fldChar w:fldCharType="separate"/>
            </w:r>
            <w:r w:rsidR="008C5E07" w:rsidRPr="008C5E07">
              <w:rPr>
                <w:noProof/>
                <w:webHidden/>
                <w:szCs w:val="28"/>
              </w:rPr>
              <w:t>9</w:t>
            </w:r>
            <w:r w:rsidR="008C5E07" w:rsidRPr="008C5E07">
              <w:rPr>
                <w:noProof/>
                <w:webHidden/>
                <w:szCs w:val="28"/>
              </w:rPr>
              <w:fldChar w:fldCharType="end"/>
            </w:r>
          </w:hyperlink>
        </w:p>
        <w:p w14:paraId="4FC7EF06" w14:textId="27CB458B" w:rsidR="008C5E07" w:rsidRPr="008C5E07" w:rsidRDefault="007E79CC" w:rsidP="008C5E0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074208" w:history="1">
            <w:r w:rsidR="008C5E07" w:rsidRPr="008C5E0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6 Используемые инструменты</w:t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_Toc58074208 \h </w:instrText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299B1C" w14:textId="28686DF0" w:rsidR="008C5E07" w:rsidRPr="008C5E07" w:rsidRDefault="007E79CC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074209" w:history="1">
            <w:r w:rsidR="008C5E07" w:rsidRPr="008C5E0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_Toc58074209 \h </w:instrText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306A86" w14:textId="26F79F1D" w:rsidR="008C5E07" w:rsidRPr="008C5E07" w:rsidRDefault="007E79CC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074210" w:history="1">
            <w:r w:rsidR="008C5E07" w:rsidRPr="008C5E0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_Toc58074210 \h </w:instrText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7358FD" w14:textId="3AC7D823" w:rsidR="008C5E07" w:rsidRPr="008C5E07" w:rsidRDefault="007E79CC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074211" w:history="1">
            <w:r w:rsidR="008C5E07" w:rsidRPr="008C5E0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8C5E07" w:rsidRPr="008C5E0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CA"/>
              </w:rPr>
              <w:t xml:space="preserve"> </w:t>
            </w:r>
            <w:r w:rsidR="008C5E07" w:rsidRPr="008C5E0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</w:t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_Toc58074211 \h </w:instrText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29D898" w14:textId="235FB5B8" w:rsidR="008C5E07" w:rsidRPr="008C5E07" w:rsidRDefault="007E79CC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074212" w:history="1">
            <w:r w:rsidR="008C5E07" w:rsidRPr="008C5E0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_Toc58074212 \h </w:instrText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8C5E07" w:rsidRPr="008C5E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DB7C51" w14:textId="276734A2" w:rsidR="00EF5E5F" w:rsidRPr="00124A82" w:rsidRDefault="00EF5E5F" w:rsidP="008256A9">
          <w:pPr>
            <w:ind w:firstLine="0"/>
            <w:rPr>
              <w:color w:val="000000" w:themeColor="text1"/>
              <w:szCs w:val="28"/>
            </w:rPr>
          </w:pPr>
          <w:r w:rsidRPr="008256A9">
            <w:rPr>
              <w:color w:val="000000" w:themeColor="text1"/>
              <w:szCs w:val="28"/>
            </w:rPr>
            <w:fldChar w:fldCharType="end"/>
          </w:r>
        </w:p>
      </w:sdtContent>
    </w:sdt>
    <w:p w14:paraId="73F69C68" w14:textId="36651EDC" w:rsidR="002141B3" w:rsidRPr="002141B3" w:rsidDel="003C61B8" w:rsidRDefault="002141B3" w:rsidP="002141B3">
      <w:pPr>
        <w:pBdr>
          <w:bottom w:val="single" w:sz="6" w:space="1" w:color="auto"/>
        </w:pBdr>
        <w:spacing w:line="240" w:lineRule="auto"/>
        <w:ind w:firstLine="0"/>
        <w:jc w:val="center"/>
        <w:rPr>
          <w:del w:id="35" w:author="Админ" w:date="2020-12-08T12:31:00Z"/>
          <w:rFonts w:ascii="Arial" w:hAnsi="Arial" w:cs="Arial"/>
          <w:vanish/>
          <w:sz w:val="16"/>
          <w:szCs w:val="16"/>
          <w:lang w:eastAsia="ru-RU"/>
        </w:rPr>
      </w:pPr>
      <w:del w:id="36" w:author="Админ" w:date="2020-12-08T12:31:00Z">
        <w:r w:rsidRPr="002141B3" w:rsidDel="003C61B8">
          <w:rPr>
            <w:rFonts w:ascii="Arial" w:hAnsi="Arial" w:cs="Arial"/>
            <w:vanish/>
            <w:sz w:val="16"/>
            <w:szCs w:val="16"/>
            <w:lang w:eastAsia="ru-RU"/>
          </w:rPr>
          <w:delText>Начало формы</w:delText>
        </w:r>
      </w:del>
    </w:p>
    <w:p w14:paraId="604D5A6D" w14:textId="07D81493" w:rsidR="002141B3" w:rsidRPr="002141B3" w:rsidDel="003C61B8" w:rsidRDefault="002141B3" w:rsidP="002141B3">
      <w:pPr>
        <w:pBdr>
          <w:top w:val="single" w:sz="6" w:space="1" w:color="auto"/>
        </w:pBdr>
        <w:spacing w:line="240" w:lineRule="auto"/>
        <w:ind w:firstLine="0"/>
        <w:jc w:val="center"/>
        <w:rPr>
          <w:del w:id="37" w:author="Админ" w:date="2020-12-08T12:31:00Z"/>
          <w:rFonts w:ascii="Arial" w:hAnsi="Arial" w:cs="Arial"/>
          <w:vanish/>
          <w:sz w:val="16"/>
          <w:szCs w:val="16"/>
          <w:lang w:eastAsia="ru-RU"/>
        </w:rPr>
      </w:pPr>
      <w:del w:id="38" w:author="Админ" w:date="2020-12-08T12:31:00Z">
        <w:r w:rsidRPr="002141B3" w:rsidDel="003C61B8">
          <w:rPr>
            <w:rFonts w:ascii="Arial" w:hAnsi="Arial" w:cs="Arial"/>
            <w:vanish/>
            <w:sz w:val="16"/>
            <w:szCs w:val="16"/>
            <w:lang w:eastAsia="ru-RU"/>
          </w:rPr>
          <w:delText>Конец формы</w:delText>
        </w:r>
      </w:del>
    </w:p>
    <w:p w14:paraId="42BF160A" w14:textId="4D89845B" w:rsidR="00124A82" w:rsidRPr="00097F53" w:rsidRDefault="00124A82" w:rsidP="00BF09A4">
      <w:pPr>
        <w:pStyle w:val="1"/>
        <w:spacing w:before="0" w:after="160"/>
        <w:ind w:firstLine="0"/>
        <w:jc w:val="center"/>
        <w:rPr>
          <w:rFonts w:ascii="Times New Roman" w:eastAsiaTheme="minorHAnsi" w:hAnsi="Times New Roman" w:cs="Times New Roman"/>
          <w:b/>
          <w:color w:val="000000" w:themeColor="text1"/>
          <w:rPrChange w:id="39" w:author="Админ" w:date="2020-12-08T12:32:00Z">
            <w:rPr>
              <w:rFonts w:ascii="Times New Roman" w:eastAsiaTheme="minorHAnsi" w:hAnsi="Times New Roman" w:cs="Times New Roman"/>
              <w:color w:val="000000" w:themeColor="text1"/>
            </w:rPr>
          </w:rPrChange>
        </w:rPr>
      </w:pPr>
      <w:r>
        <w:rPr>
          <w:rFonts w:eastAsiaTheme="minorHAnsi"/>
        </w:rPr>
        <w:br w:type="page"/>
      </w:r>
      <w:bookmarkStart w:id="40" w:name="_Toc58074200"/>
      <w:commentRangeStart w:id="41"/>
      <w:r w:rsidR="00EF5E5F" w:rsidRPr="00097F53">
        <w:rPr>
          <w:rFonts w:ascii="Times New Roman" w:eastAsiaTheme="minorHAnsi" w:hAnsi="Times New Roman" w:cs="Times New Roman"/>
          <w:b/>
          <w:color w:val="000000" w:themeColor="text1"/>
          <w:rPrChange w:id="42" w:author="Админ" w:date="2020-12-08T12:32:00Z">
            <w:rPr>
              <w:rFonts w:ascii="Times New Roman" w:eastAsiaTheme="minorHAnsi" w:hAnsi="Times New Roman" w:cs="Times New Roman"/>
              <w:color w:val="000000" w:themeColor="text1"/>
            </w:rPr>
          </w:rPrChange>
        </w:rPr>
        <w:lastRenderedPageBreak/>
        <w:t>ВВЕДЕНИЕ</w:t>
      </w:r>
      <w:bookmarkEnd w:id="40"/>
      <w:commentRangeEnd w:id="41"/>
      <w:r w:rsidR="00435583">
        <w:rPr>
          <w:rStyle w:val="af0"/>
          <w:rFonts w:ascii="Times New Roman" w:eastAsia="Times New Roman" w:hAnsi="Times New Roman" w:cs="Times New Roman"/>
          <w:color w:val="auto"/>
        </w:rPr>
        <w:commentReference w:id="41"/>
      </w:r>
    </w:p>
    <w:p w14:paraId="3A6A46BF" w14:textId="397CE789" w:rsidR="00723D2E" w:rsidRDefault="00723D2E" w:rsidP="00BF09A4">
      <w:pPr>
        <w:rPr>
          <w:szCs w:val="28"/>
        </w:rPr>
      </w:pPr>
      <w:commentRangeStart w:id="43"/>
      <w:r>
        <w:rPr>
          <w:szCs w:val="28"/>
        </w:rPr>
        <w:t>Объектом исследования является рынок мобильных приложений в сети предприятий общественного питания, рассчитанных на осуществление доставки продукции потребителю.</w:t>
      </w:r>
      <w:commentRangeEnd w:id="43"/>
      <w:r w:rsidR="005F6834">
        <w:rPr>
          <w:rStyle w:val="af0"/>
        </w:rPr>
        <w:commentReference w:id="43"/>
      </w:r>
    </w:p>
    <w:p w14:paraId="3E223DC1" w14:textId="6A31A40B" w:rsidR="00EF5E5F" w:rsidRDefault="002141B3" w:rsidP="00435583">
      <w:pPr>
        <w:rPr>
          <w:szCs w:val="28"/>
        </w:rPr>
      </w:pPr>
      <w:commentRangeStart w:id="44"/>
      <w:r>
        <w:rPr>
          <w:szCs w:val="28"/>
        </w:rPr>
        <w:t>Цель работы – разработка приложения, предоставляющего данные о товарах в предприятии общественного питания с возможностью оформления заказа</w:t>
      </w:r>
      <w:r w:rsidR="00337EC9">
        <w:rPr>
          <w:szCs w:val="28"/>
        </w:rPr>
        <w:t>.</w:t>
      </w:r>
      <w:commentRangeEnd w:id="44"/>
      <w:r w:rsidR="00CA25E4">
        <w:rPr>
          <w:rStyle w:val="af0"/>
        </w:rPr>
        <w:commentReference w:id="44"/>
      </w:r>
    </w:p>
    <w:p w14:paraId="4C206736" w14:textId="042FFF79" w:rsidR="00977593" w:rsidRDefault="00337EC9" w:rsidP="00435583">
      <w:pPr>
        <w:rPr>
          <w:szCs w:val="28"/>
        </w:rPr>
      </w:pPr>
      <w:commentRangeStart w:id="45"/>
      <w:r>
        <w:rPr>
          <w:szCs w:val="28"/>
        </w:rPr>
        <w:t>Данный программный продукт</w:t>
      </w:r>
      <w:r w:rsidR="002141B3">
        <w:rPr>
          <w:szCs w:val="28"/>
        </w:rPr>
        <w:t xml:space="preserve"> крайне необходим во время пандемии, так как </w:t>
      </w:r>
      <w:proofErr w:type="gramStart"/>
      <w:r w:rsidR="002141B3">
        <w:rPr>
          <w:szCs w:val="28"/>
        </w:rPr>
        <w:t>благодаря</w:t>
      </w:r>
      <w:proofErr w:type="gramEnd"/>
      <w:r w:rsidR="002141B3">
        <w:rPr>
          <w:szCs w:val="28"/>
        </w:rPr>
        <w:t xml:space="preserve"> </w:t>
      </w:r>
      <w:proofErr w:type="gramStart"/>
      <w:r w:rsidR="002141B3">
        <w:rPr>
          <w:szCs w:val="28"/>
        </w:rPr>
        <w:t>нему</w:t>
      </w:r>
      <w:proofErr w:type="gramEnd"/>
      <w:r w:rsidR="002141B3">
        <w:rPr>
          <w:szCs w:val="28"/>
        </w:rPr>
        <w:t xml:space="preserve"> можно снизить уровень заражения вирусом, людям не придется выходить на улицу, чтобы поесть в предприятии общественного питания.</w:t>
      </w:r>
      <w:commentRangeEnd w:id="45"/>
      <w:r w:rsidR="00CA25E4">
        <w:rPr>
          <w:rStyle w:val="af0"/>
        </w:rPr>
        <w:commentReference w:id="45"/>
      </w:r>
    </w:p>
    <w:p w14:paraId="2A1B01AA" w14:textId="691BA1E9" w:rsidR="00124A82" w:rsidRPr="00C233AA" w:rsidRDefault="00EF5E5F" w:rsidP="00C233AA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rPrChange w:id="46" w:author="Админ" w:date="2020-12-08T12:37:00Z">
            <w:rPr>
              <w:rFonts w:ascii="Times New Roman" w:hAnsi="Times New Roman" w:cs="Times New Roman"/>
              <w:b/>
              <w:bCs/>
              <w:color w:val="000000" w:themeColor="text1"/>
              <w:sz w:val="32"/>
              <w:szCs w:val="32"/>
            </w:rPr>
          </w:rPrChange>
        </w:rPr>
        <w:pPrChange w:id="47" w:author="Админ" w:date="2020-12-08T12:37:00Z">
          <w:pPr>
            <w:pStyle w:val="2"/>
            <w:spacing w:before="0" w:after="160" w:line="360" w:lineRule="auto"/>
          </w:pPr>
        </w:pPrChange>
      </w:pPr>
      <w:r>
        <w:rPr>
          <w:sz w:val="28"/>
          <w:szCs w:val="28"/>
        </w:rPr>
        <w:br w:type="page"/>
      </w:r>
      <w:bookmarkStart w:id="48" w:name="_Toc58074201"/>
      <w:r w:rsidRPr="00C233A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rPrChange w:id="49" w:author="Админ" w:date="2020-12-08T12:37:00Z">
            <w:rPr>
              <w:rFonts w:ascii="Times New Roman" w:hAnsi="Times New Roman" w:cs="Times New Roman"/>
              <w:b/>
              <w:bCs/>
              <w:color w:val="000000" w:themeColor="text1"/>
              <w:sz w:val="32"/>
              <w:szCs w:val="32"/>
            </w:rPr>
          </w:rPrChange>
        </w:rPr>
        <w:lastRenderedPageBreak/>
        <w:t>1 О</w:t>
      </w:r>
      <w:r w:rsidR="00B66CA0" w:rsidRPr="00C233A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rPrChange w:id="50" w:author="Админ" w:date="2020-12-08T12:37:00Z">
            <w:rPr>
              <w:rFonts w:ascii="Times New Roman" w:hAnsi="Times New Roman" w:cs="Times New Roman"/>
              <w:b/>
              <w:bCs/>
              <w:color w:val="000000" w:themeColor="text1"/>
              <w:sz w:val="32"/>
              <w:szCs w:val="32"/>
            </w:rPr>
          </w:rPrChange>
        </w:rPr>
        <w:t>писание предметной области</w:t>
      </w:r>
      <w:bookmarkEnd w:id="48"/>
    </w:p>
    <w:p w14:paraId="35ABE17A" w14:textId="05EE543B" w:rsidR="008C5E07" w:rsidRDefault="008C5E07" w:rsidP="009D3716">
      <w:pPr>
        <w:pStyle w:val="C-Text"/>
        <w:rPr>
          <w:sz w:val="28"/>
          <w:szCs w:val="28"/>
          <w:lang w:val="ru-RU"/>
        </w:rPr>
      </w:pPr>
      <w:commentRangeStart w:id="51"/>
      <w:r w:rsidRPr="008C5E07">
        <w:rPr>
          <w:sz w:val="28"/>
          <w:szCs w:val="28"/>
          <w:lang w:val="ru-RU"/>
        </w:rPr>
        <w:t xml:space="preserve">Доставка </w:t>
      </w:r>
      <w:r>
        <w:rPr>
          <w:sz w:val="28"/>
          <w:szCs w:val="28"/>
          <w:lang w:val="ru-RU"/>
        </w:rPr>
        <w:t xml:space="preserve">еды </w:t>
      </w:r>
      <w:r w:rsidRPr="008C5E07">
        <w:rPr>
          <w:sz w:val="28"/>
          <w:szCs w:val="28"/>
          <w:lang w:val="ru-RU"/>
        </w:rPr>
        <w:t xml:space="preserve">— услуга, при которой заказчику доставляют </w:t>
      </w:r>
      <w:r>
        <w:rPr>
          <w:sz w:val="28"/>
          <w:szCs w:val="28"/>
          <w:lang w:val="ru-RU"/>
        </w:rPr>
        <w:t>еду</w:t>
      </w:r>
      <w:r w:rsidRPr="008C5E07">
        <w:rPr>
          <w:sz w:val="28"/>
          <w:szCs w:val="28"/>
          <w:lang w:val="ru-RU"/>
        </w:rPr>
        <w:t xml:space="preserve"> по указанному им адресу за определённый период времени. Заказ обычно совершается по телефон</w:t>
      </w:r>
      <w:r>
        <w:rPr>
          <w:sz w:val="28"/>
          <w:szCs w:val="28"/>
          <w:lang w:val="ru-RU"/>
        </w:rPr>
        <w:t>у или</w:t>
      </w:r>
      <w:r w:rsidRPr="008C5E0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</w:t>
      </w:r>
      <w:r w:rsidRPr="008C5E07">
        <w:rPr>
          <w:sz w:val="28"/>
          <w:szCs w:val="28"/>
          <w:lang w:val="ru-RU"/>
        </w:rPr>
        <w:t>нтернету</w:t>
      </w:r>
      <w:r>
        <w:rPr>
          <w:sz w:val="28"/>
          <w:szCs w:val="28"/>
          <w:lang w:val="ru-RU"/>
        </w:rPr>
        <w:t xml:space="preserve"> (в нашем случае – приложению)</w:t>
      </w:r>
      <w:r w:rsidRPr="008C5E07">
        <w:rPr>
          <w:sz w:val="28"/>
          <w:szCs w:val="28"/>
          <w:lang w:val="ru-RU"/>
        </w:rPr>
        <w:t>. Стоимость доставки может варьироваться, либо, что чаще всего, уже включена в стоимост</w:t>
      </w:r>
      <w:r>
        <w:rPr>
          <w:sz w:val="28"/>
          <w:szCs w:val="28"/>
          <w:lang w:val="ru-RU"/>
        </w:rPr>
        <w:t>ь</w:t>
      </w:r>
      <w:r w:rsidRPr="008C5E07">
        <w:rPr>
          <w:sz w:val="28"/>
          <w:szCs w:val="28"/>
          <w:lang w:val="ru-RU"/>
        </w:rPr>
        <w:t>.</w:t>
      </w:r>
      <w:commentRangeEnd w:id="51"/>
      <w:r w:rsidR="002429B9">
        <w:rPr>
          <w:rStyle w:val="af0"/>
          <w:lang w:val="ru-RU"/>
        </w:rPr>
        <w:commentReference w:id="51"/>
      </w:r>
    </w:p>
    <w:p w14:paraId="23221F9F" w14:textId="6D5EB8AE" w:rsidR="008C5E07" w:rsidRDefault="008C5E07" w:rsidP="009D3716">
      <w:pPr>
        <w:pStyle w:val="C-Text"/>
        <w:rPr>
          <w:sz w:val="28"/>
          <w:szCs w:val="28"/>
          <w:lang w:val="ru-RU"/>
        </w:rPr>
      </w:pPr>
      <w:r w:rsidRPr="008C5E07">
        <w:rPr>
          <w:sz w:val="28"/>
          <w:szCs w:val="28"/>
          <w:lang w:val="ru-RU"/>
        </w:rPr>
        <w:t xml:space="preserve">В настоящее время доставка </w:t>
      </w:r>
      <w:r>
        <w:rPr>
          <w:sz w:val="28"/>
          <w:szCs w:val="28"/>
          <w:lang w:val="ru-RU"/>
        </w:rPr>
        <w:t>еды</w:t>
      </w:r>
      <w:r w:rsidRPr="008C5E07">
        <w:rPr>
          <w:sz w:val="28"/>
          <w:szCs w:val="28"/>
          <w:lang w:val="ru-RU"/>
        </w:rPr>
        <w:t xml:space="preserve"> в крупных городах осуществляется</w:t>
      </w:r>
      <w:r>
        <w:rPr>
          <w:sz w:val="28"/>
          <w:szCs w:val="28"/>
          <w:lang w:val="ru-RU"/>
        </w:rPr>
        <w:t xml:space="preserve"> пешими курьерами </w:t>
      </w:r>
      <w:r w:rsidRPr="008C5E07">
        <w:rPr>
          <w:sz w:val="28"/>
          <w:szCs w:val="28"/>
          <w:lang w:val="ru-RU"/>
        </w:rPr>
        <w:t xml:space="preserve">или малолитражных машинах из-за экономии, так как цена </w:t>
      </w:r>
      <w:r>
        <w:rPr>
          <w:sz w:val="28"/>
          <w:szCs w:val="28"/>
          <w:lang w:val="ru-RU"/>
        </w:rPr>
        <w:t>заказа</w:t>
      </w:r>
      <w:r w:rsidRPr="008C5E07">
        <w:rPr>
          <w:sz w:val="28"/>
          <w:szCs w:val="28"/>
          <w:lang w:val="ru-RU"/>
        </w:rPr>
        <w:t xml:space="preserve"> в среднем составляет 600 рублей, что сильно ограничивает возможность расходов на транспорт. </w:t>
      </w:r>
      <w:r>
        <w:rPr>
          <w:sz w:val="28"/>
          <w:szCs w:val="28"/>
          <w:lang w:val="ru-RU"/>
        </w:rPr>
        <w:t>Если</w:t>
      </w:r>
      <w:r w:rsidRPr="008C5E07">
        <w:rPr>
          <w:sz w:val="28"/>
          <w:szCs w:val="28"/>
          <w:lang w:val="ru-RU"/>
        </w:rPr>
        <w:t xml:space="preserve"> адрес доставки лежит в пределах одного квартала, доставка может осуществляться пешим курьером.</w:t>
      </w:r>
    </w:p>
    <w:p w14:paraId="268E8FC7" w14:textId="3F6F8E1E" w:rsidR="009D3716" w:rsidRPr="009D3716" w:rsidRDefault="009D3716" w:rsidP="009D3716">
      <w:pPr>
        <w:pStyle w:val="C-Text"/>
        <w:rPr>
          <w:sz w:val="28"/>
          <w:szCs w:val="28"/>
          <w:lang w:val="ru-RU"/>
        </w:rPr>
      </w:pPr>
      <w:commentRangeStart w:id="52"/>
      <w:r w:rsidRPr="009D3716">
        <w:rPr>
          <w:sz w:val="28"/>
          <w:szCs w:val="28"/>
          <w:lang w:val="ru-RU"/>
        </w:rPr>
        <w:t>Пандемия коронавируса</w:t>
      </w:r>
      <w:r>
        <w:rPr>
          <w:sz w:val="28"/>
          <w:szCs w:val="28"/>
          <w:lang w:val="ru-RU"/>
        </w:rPr>
        <w:t xml:space="preserve"> </w:t>
      </w:r>
      <w:r w:rsidRPr="009D3716">
        <w:rPr>
          <w:sz w:val="28"/>
          <w:szCs w:val="28"/>
          <w:lang w:val="ru-RU"/>
        </w:rPr>
        <w:t xml:space="preserve">прошлась по многим сферам бизнеса. </w:t>
      </w:r>
      <w:r w:rsidRPr="00FB32C3">
        <w:rPr>
          <w:sz w:val="28"/>
          <w:szCs w:val="28"/>
          <w:lang w:val="ru-RU"/>
          <w:rPrChange w:id="53" w:author="Админ" w:date="2020-12-08T12:28:00Z">
            <w:rPr>
              <w:sz w:val="28"/>
              <w:szCs w:val="28"/>
            </w:rPr>
          </w:rPrChange>
        </w:rPr>
        <w:t xml:space="preserve">Однако есть и сервисы, которые только выиграли от повсеместной самоизоляции. </w:t>
      </w:r>
      <w:r>
        <w:rPr>
          <w:sz w:val="28"/>
          <w:szCs w:val="28"/>
          <w:lang w:val="ru-RU"/>
        </w:rPr>
        <w:t>Р</w:t>
      </w:r>
      <w:r w:rsidRPr="009D3716">
        <w:rPr>
          <w:sz w:val="28"/>
          <w:szCs w:val="28"/>
          <w:lang w:val="ru-RU"/>
        </w:rPr>
        <w:t>ечь идет о сервисах доставки готовой еды и продуктов на дом.</w:t>
      </w:r>
      <w:commentRangeEnd w:id="52"/>
      <w:r w:rsidR="002429B9">
        <w:rPr>
          <w:rStyle w:val="af0"/>
          <w:lang w:val="ru-RU"/>
        </w:rPr>
        <w:commentReference w:id="52"/>
      </w:r>
    </w:p>
    <w:p w14:paraId="7D553436" w14:textId="65DFEBCA" w:rsidR="009D3716" w:rsidRDefault="009D3716" w:rsidP="009D3716">
      <w:pPr>
        <w:pStyle w:val="C-Text"/>
        <w:rPr>
          <w:sz w:val="28"/>
          <w:szCs w:val="28"/>
          <w:lang w:val="ru-RU"/>
        </w:rPr>
      </w:pPr>
      <w:r w:rsidRPr="009D3716">
        <w:rPr>
          <w:sz w:val="28"/>
          <w:szCs w:val="28"/>
          <w:lang w:val="ru-RU"/>
        </w:rPr>
        <w:t>Большинство из этих сервисов имеют мобильные приложения, которые позволяют с минимальными усилиями и максимальным комфортом оформить заказ.</w:t>
      </w:r>
      <w:r>
        <w:rPr>
          <w:sz w:val="28"/>
          <w:szCs w:val="28"/>
          <w:lang w:val="ru-RU"/>
        </w:rPr>
        <w:t xml:space="preserve"> </w:t>
      </w:r>
    </w:p>
    <w:p w14:paraId="5A65899C" w14:textId="56EBF4F0" w:rsidR="008C5E07" w:rsidRDefault="008C5E07" w:rsidP="009D3716">
      <w:pPr>
        <w:pStyle w:val="C-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Исходя из вышесказанного можно сделать вывод, что приложения для доставки еды очень популярны, особенно в 2020 году. Именно поэтому разрабатываемое приложение имеет основные позиции в меню, такие как</w:t>
      </w:r>
      <w:r w:rsidRPr="008C5E07">
        <w:rPr>
          <w:sz w:val="28"/>
          <w:szCs w:val="28"/>
          <w:lang w:val="ru-RU"/>
        </w:rPr>
        <w:t>:</w:t>
      </w:r>
    </w:p>
    <w:p w14:paraId="56CB0DD3" w14:textId="685422ED" w:rsidR="008C5E07" w:rsidRPr="008C5E07" w:rsidRDefault="008C5E07" w:rsidP="008C5E07">
      <w:pPr>
        <w:pStyle w:val="C-Text"/>
        <w:numPr>
          <w:ilvl w:val="0"/>
          <w:numId w:val="28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Пицца</w:t>
      </w:r>
      <w:r>
        <w:rPr>
          <w:sz w:val="28"/>
          <w:szCs w:val="28"/>
        </w:rPr>
        <w:t>;</w:t>
      </w:r>
    </w:p>
    <w:p w14:paraId="7ECCCDCB" w14:textId="7F7FD2EF" w:rsidR="008C5E07" w:rsidRPr="008C5E07" w:rsidRDefault="008C5E07" w:rsidP="008C5E07">
      <w:pPr>
        <w:pStyle w:val="C-Text"/>
        <w:numPr>
          <w:ilvl w:val="0"/>
          <w:numId w:val="28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Закуски</w:t>
      </w:r>
      <w:r>
        <w:rPr>
          <w:sz w:val="28"/>
          <w:szCs w:val="28"/>
        </w:rPr>
        <w:t>;</w:t>
      </w:r>
    </w:p>
    <w:p w14:paraId="65CC14BB" w14:textId="64A15CD3" w:rsidR="008C5E07" w:rsidRPr="008C5E07" w:rsidRDefault="008C5E07" w:rsidP="008C5E07">
      <w:pPr>
        <w:pStyle w:val="C-Text"/>
        <w:numPr>
          <w:ilvl w:val="0"/>
          <w:numId w:val="28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Напитки</w:t>
      </w:r>
      <w:r>
        <w:rPr>
          <w:sz w:val="28"/>
          <w:szCs w:val="28"/>
        </w:rPr>
        <w:t>;</w:t>
      </w:r>
    </w:p>
    <w:p w14:paraId="1D73078F" w14:textId="685AEC06" w:rsidR="008C5E07" w:rsidRDefault="008C5E07" w:rsidP="008C5E07">
      <w:pPr>
        <w:pStyle w:val="C-Text"/>
        <w:numPr>
          <w:ilvl w:val="0"/>
          <w:numId w:val="28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Другое.</w:t>
      </w:r>
    </w:p>
    <w:p w14:paraId="031DA0D0" w14:textId="11890E76" w:rsidR="008C5E07" w:rsidRPr="008C5E07" w:rsidRDefault="008C5E07" w:rsidP="00921D5F">
      <w:pPr>
        <w:pStyle w:val="C-Text"/>
        <w:ind w:firstLine="708"/>
        <w:rPr>
          <w:sz w:val="28"/>
          <w:szCs w:val="28"/>
          <w:lang w:val="ru-RU"/>
        </w:rPr>
        <w:pPrChange w:id="54" w:author="Админ" w:date="2020-12-08T12:35:00Z">
          <w:pPr>
            <w:pStyle w:val="C-Text"/>
            <w:ind w:left="708" w:firstLine="0"/>
          </w:pPr>
        </w:pPrChange>
      </w:pPr>
      <w:r>
        <w:rPr>
          <w:sz w:val="28"/>
          <w:szCs w:val="28"/>
          <w:lang w:val="ru-RU"/>
        </w:rPr>
        <w:t>Приложения, как правило, имеют возможность регистрации учетной записи, так и в данном программном продукте имеется возможность регистрации, входа, а также просмотра своих предыдущих заказов.</w:t>
      </w:r>
    </w:p>
    <w:p w14:paraId="285AD379" w14:textId="77777777" w:rsidR="008C5E07" w:rsidRDefault="008C5E07" w:rsidP="009D3716">
      <w:pPr>
        <w:pStyle w:val="C-Text"/>
        <w:rPr>
          <w:sz w:val="28"/>
          <w:szCs w:val="28"/>
          <w:lang w:val="ru-RU"/>
        </w:rPr>
      </w:pPr>
    </w:p>
    <w:p w14:paraId="0966A6D1" w14:textId="17BA131B" w:rsidR="009D3716" w:rsidRDefault="009D3716" w:rsidP="008C5E07">
      <w:pPr>
        <w:pStyle w:val="C-Text"/>
        <w:ind w:firstLine="0"/>
        <w:rPr>
          <w:sz w:val="28"/>
          <w:szCs w:val="28"/>
          <w:lang w:val="ru-RU"/>
        </w:rPr>
      </w:pPr>
    </w:p>
    <w:p w14:paraId="3523D8F2" w14:textId="48C0F48D" w:rsidR="00124A82" w:rsidRPr="00C233AA" w:rsidRDefault="003C6A4C" w:rsidP="00C233AA">
      <w:pPr>
        <w:pStyle w:val="C-Text"/>
        <w:spacing w:after="240"/>
        <w:jc w:val="center"/>
        <w:rPr>
          <w:b/>
          <w:bCs/>
          <w:color w:val="000000" w:themeColor="text1"/>
          <w:sz w:val="28"/>
          <w:szCs w:val="28"/>
          <w:lang w:val="ru-RU"/>
          <w:rPrChange w:id="55" w:author="Админ" w:date="2020-12-08T12:37:00Z">
            <w:rPr>
              <w:b/>
              <w:bCs/>
              <w:color w:val="000000" w:themeColor="text1"/>
              <w:sz w:val="32"/>
              <w:szCs w:val="32"/>
            </w:rPr>
          </w:rPrChange>
        </w:rPr>
        <w:pPrChange w:id="56" w:author="Админ" w:date="2020-12-08T12:37:00Z">
          <w:pPr>
            <w:pStyle w:val="C-Text"/>
          </w:pPr>
        </w:pPrChange>
      </w:pPr>
      <w:r w:rsidRPr="009D3716">
        <w:rPr>
          <w:lang w:val="ru-RU"/>
        </w:rPr>
        <w:br w:type="page"/>
      </w:r>
      <w:r w:rsidR="00EF5E5F" w:rsidRPr="00C233AA">
        <w:rPr>
          <w:b/>
          <w:bCs/>
          <w:color w:val="000000" w:themeColor="text1"/>
          <w:sz w:val="28"/>
          <w:szCs w:val="28"/>
          <w:lang w:val="ru-RU"/>
          <w:rPrChange w:id="57" w:author="Админ" w:date="2020-12-08T12:37:00Z">
            <w:rPr>
              <w:b/>
              <w:bCs/>
              <w:color w:val="000000" w:themeColor="text1"/>
              <w:sz w:val="32"/>
              <w:szCs w:val="32"/>
            </w:rPr>
          </w:rPrChange>
        </w:rPr>
        <w:lastRenderedPageBreak/>
        <w:t xml:space="preserve">2 </w:t>
      </w:r>
      <w:r w:rsidR="00B66CA0" w:rsidRPr="00C233AA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  <w:rPrChange w:id="58" w:author="Админ" w:date="2020-12-08T12:37:00Z">
            <w:rPr>
              <w:rStyle w:val="20"/>
              <w:rFonts w:ascii="Times New Roman" w:hAnsi="Times New Roman" w:cs="Times New Roman"/>
              <w:b/>
              <w:bCs/>
              <w:color w:val="000000" w:themeColor="text1"/>
              <w:sz w:val="32"/>
              <w:szCs w:val="32"/>
            </w:rPr>
          </w:rPrChange>
        </w:rPr>
        <w:t>Постановка задачи</w:t>
      </w:r>
    </w:p>
    <w:p w14:paraId="4FEC9FE4" w14:textId="1F8CB60D" w:rsidR="00B66CA0" w:rsidRPr="00723C40" w:rsidRDefault="00EF5E5F" w:rsidP="00791CED">
      <w:pPr>
        <w:rPr>
          <w:szCs w:val="28"/>
        </w:rPr>
      </w:pPr>
      <w:r>
        <w:rPr>
          <w:szCs w:val="28"/>
        </w:rPr>
        <w:t>Н</w:t>
      </w:r>
      <w:r w:rsidR="00267A63">
        <w:rPr>
          <w:szCs w:val="28"/>
        </w:rPr>
        <w:t>еобходимо разработать</w:t>
      </w:r>
      <w:r w:rsidR="00723C40">
        <w:rPr>
          <w:szCs w:val="28"/>
        </w:rPr>
        <w:t xml:space="preserve"> </w:t>
      </w:r>
      <w:r w:rsidR="00267A63">
        <w:rPr>
          <w:szCs w:val="28"/>
        </w:rPr>
        <w:t xml:space="preserve">приложение, которое позволит выбирать </w:t>
      </w:r>
      <w:r w:rsidR="00723C40">
        <w:rPr>
          <w:szCs w:val="28"/>
        </w:rPr>
        <w:t>продукты предприятия общественного питания и производить их заказ</w:t>
      </w:r>
      <w:r w:rsidR="00267A63" w:rsidRPr="00267A63">
        <w:rPr>
          <w:szCs w:val="28"/>
        </w:rPr>
        <w:t xml:space="preserve">. </w:t>
      </w:r>
      <w:r w:rsidR="00267A63">
        <w:rPr>
          <w:szCs w:val="28"/>
        </w:rPr>
        <w:t>Разработка подразумевает:</w:t>
      </w:r>
    </w:p>
    <w:p w14:paraId="6F784CAB" w14:textId="52CCC08A" w:rsidR="00267A63" w:rsidRDefault="00267A63" w:rsidP="00791CED">
      <w:pPr>
        <w:pStyle w:val="a7"/>
        <w:numPr>
          <w:ilvl w:val="0"/>
          <w:numId w:val="11"/>
        </w:numPr>
        <w:spacing w:line="360" w:lineRule="auto"/>
        <w:ind w:hanging="35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pPrChange w:id="59" w:author="Админ" w:date="2020-12-08T12:37:00Z">
          <w:pPr>
            <w:pStyle w:val="a7"/>
            <w:numPr>
              <w:numId w:val="11"/>
            </w:numPr>
            <w:spacing w:line="360" w:lineRule="auto"/>
            <w:ind w:left="1429" w:hanging="357"/>
          </w:pPr>
        </w:pPrChange>
      </w:pPr>
      <w:del w:id="60" w:author="Админ" w:date="2020-12-08T12:38:00Z">
        <w:r w:rsidDel="00B26F5E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</w:rPr>
          <w:delText>С</w:delText>
        </w:r>
      </w:del>
      <w:ins w:id="61" w:author="Админ" w:date="2020-12-08T12:38:00Z">
        <w:r w:rsidR="00B26F5E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</w:rPr>
          <w:t>с</w:t>
        </w:r>
      </w:ins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оздание клиентской части – графического интерфейса для взаимодействия с приложением;</w:t>
      </w:r>
    </w:p>
    <w:p w14:paraId="5196FB92" w14:textId="5FB2ED2F" w:rsidR="00267A63" w:rsidRDefault="00267A63" w:rsidP="00B26F5E">
      <w:pPr>
        <w:pStyle w:val="a7"/>
        <w:numPr>
          <w:ilvl w:val="0"/>
          <w:numId w:val="11"/>
        </w:numPr>
        <w:spacing w:after="0" w:line="360" w:lineRule="auto"/>
        <w:ind w:hanging="35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pPrChange w:id="62" w:author="Админ" w:date="2020-12-08T12:38:00Z">
          <w:pPr>
            <w:pStyle w:val="a7"/>
            <w:numPr>
              <w:numId w:val="11"/>
            </w:numPr>
            <w:spacing w:line="360" w:lineRule="auto"/>
            <w:ind w:left="1429" w:hanging="357"/>
          </w:pPr>
        </w:pPrChange>
      </w:pPr>
      <w:del w:id="63" w:author="Админ" w:date="2020-12-08T12:38:00Z">
        <w:r w:rsidDel="00B26F5E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</w:rPr>
          <w:delText>С</w:delText>
        </w:r>
      </w:del>
      <w:ins w:id="64" w:author="Админ" w:date="2020-12-08T12:38:00Z">
        <w:r w:rsidR="00B26F5E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</w:rPr>
          <w:t>с</w:t>
        </w:r>
      </w:ins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оздание серверной части – базы данных, в которой будут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хранится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данные аккаунтов пользователей</w:t>
      </w:r>
      <w:r w:rsidR="000A79A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всех продуктов предприятия</w:t>
      </w:r>
      <w:r w:rsidR="005714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а также создание </w:t>
      </w:r>
      <w:r w:rsidR="005714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API</w:t>
      </w:r>
      <w:r w:rsidR="005714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для более удобного способа работы с данными.</w:t>
      </w:r>
    </w:p>
    <w:p w14:paraId="0DF53DB9" w14:textId="34689462" w:rsidR="00267A63" w:rsidRDefault="00267A63" w:rsidP="00791CED">
      <w:pPr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Клиентская часть включает в себя следующие возможности:</w:t>
      </w:r>
    </w:p>
    <w:p w14:paraId="15BC00DA" w14:textId="3C9D94EF" w:rsidR="00267A63" w:rsidRPr="00267A63" w:rsidRDefault="00267A63" w:rsidP="00791CED">
      <w:pPr>
        <w:pStyle w:val="a7"/>
        <w:numPr>
          <w:ilvl w:val="0"/>
          <w:numId w:val="12"/>
        </w:numPr>
        <w:spacing w:line="360" w:lineRule="auto"/>
        <w:ind w:hanging="357"/>
        <w:jc w:val="both"/>
        <w:rPr>
          <w:color w:val="000000"/>
          <w:szCs w:val="28"/>
          <w:shd w:val="clear" w:color="auto" w:fill="FFFFFF"/>
        </w:rPr>
        <w:pPrChange w:id="65" w:author="Админ" w:date="2020-12-08T12:37:00Z">
          <w:pPr>
            <w:pStyle w:val="a7"/>
            <w:numPr>
              <w:numId w:val="12"/>
            </w:numPr>
            <w:spacing w:line="360" w:lineRule="auto"/>
            <w:ind w:left="1429" w:hanging="357"/>
          </w:pPr>
        </w:pPrChange>
      </w:pPr>
      <w:del w:id="66" w:author="Админ" w:date="2020-12-08T12:38:00Z">
        <w:r w:rsidDel="00B26F5E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</w:rPr>
          <w:delText>Р</w:delText>
        </w:r>
      </w:del>
      <w:ins w:id="67" w:author="Админ" w:date="2020-12-08T12:38:00Z">
        <w:r w:rsidR="00B26F5E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</w:rPr>
          <w:t>р</w:t>
        </w:r>
      </w:ins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егистрация </w:t>
      </w:r>
      <w:r w:rsidR="000A79A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нового пользователя, с возможностью входа в аккаунт в будущем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14:paraId="43FBC7A0" w14:textId="1071B165" w:rsidR="00267A63" w:rsidRPr="000A79A0" w:rsidRDefault="00267A63" w:rsidP="00791CED">
      <w:pPr>
        <w:pStyle w:val="a7"/>
        <w:numPr>
          <w:ilvl w:val="0"/>
          <w:numId w:val="12"/>
        </w:numPr>
        <w:spacing w:line="360" w:lineRule="auto"/>
        <w:ind w:hanging="357"/>
        <w:jc w:val="both"/>
        <w:rPr>
          <w:color w:val="000000"/>
          <w:szCs w:val="28"/>
          <w:shd w:val="clear" w:color="auto" w:fill="FFFFFF"/>
        </w:rPr>
        <w:pPrChange w:id="68" w:author="Админ" w:date="2020-12-08T12:37:00Z">
          <w:pPr>
            <w:pStyle w:val="a7"/>
            <w:numPr>
              <w:numId w:val="12"/>
            </w:numPr>
            <w:spacing w:line="360" w:lineRule="auto"/>
            <w:ind w:left="1429" w:hanging="357"/>
          </w:pPr>
        </w:pPrChange>
      </w:pPr>
      <w:del w:id="69" w:author="Админ" w:date="2020-12-08T12:38:00Z">
        <w:r w:rsidDel="00B26F5E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</w:rPr>
          <w:delText>П</w:delText>
        </w:r>
      </w:del>
      <w:ins w:id="70" w:author="Админ" w:date="2020-12-08T12:38:00Z">
        <w:r w:rsidR="00B26F5E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</w:rPr>
          <w:t>п</w:t>
        </w:r>
      </w:ins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росмотр информации об аккаунте;</w:t>
      </w:r>
    </w:p>
    <w:p w14:paraId="638A66F0" w14:textId="74AF3CCA" w:rsidR="000A79A0" w:rsidRPr="000A79A0" w:rsidRDefault="00B26F5E" w:rsidP="00791CED">
      <w:pPr>
        <w:pStyle w:val="a7"/>
        <w:numPr>
          <w:ilvl w:val="0"/>
          <w:numId w:val="12"/>
        </w:numPr>
        <w:spacing w:line="360" w:lineRule="auto"/>
        <w:ind w:hanging="357"/>
        <w:jc w:val="both"/>
        <w:rPr>
          <w:color w:val="000000"/>
          <w:szCs w:val="28"/>
          <w:shd w:val="clear" w:color="auto" w:fill="FFFFFF"/>
        </w:rPr>
        <w:pPrChange w:id="71" w:author="Админ" w:date="2020-12-08T12:37:00Z">
          <w:pPr>
            <w:pStyle w:val="a7"/>
            <w:numPr>
              <w:numId w:val="12"/>
            </w:numPr>
            <w:spacing w:line="360" w:lineRule="auto"/>
            <w:ind w:left="1429" w:hanging="357"/>
          </w:pPr>
        </w:pPrChange>
      </w:pPr>
      <w:proofErr w:type="gramStart"/>
      <w:ins w:id="72" w:author="Админ" w:date="2020-12-08T12:38:00Z">
        <w:r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</w:rPr>
          <w:t>п</w:t>
        </w:r>
      </w:ins>
      <w:proofErr w:type="gramEnd"/>
      <w:del w:id="73" w:author="Админ" w:date="2020-12-08T12:38:00Z">
        <w:r w:rsidR="000A79A0" w:rsidDel="00B26F5E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</w:rPr>
          <w:delText>П</w:delText>
        </w:r>
      </w:del>
      <w:r w:rsidR="000A79A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росмотр информации о продуктах предприятия</w:t>
      </w:r>
      <w:r w:rsidR="000A79A0" w:rsidRPr="000A79A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14:paraId="4496251C" w14:textId="26745F3F" w:rsidR="00267A63" w:rsidRPr="00267A63" w:rsidRDefault="000A79A0" w:rsidP="00791CED">
      <w:pPr>
        <w:pStyle w:val="a7"/>
        <w:numPr>
          <w:ilvl w:val="0"/>
          <w:numId w:val="12"/>
        </w:numPr>
        <w:spacing w:line="360" w:lineRule="auto"/>
        <w:ind w:hanging="357"/>
        <w:jc w:val="both"/>
        <w:rPr>
          <w:color w:val="000000"/>
          <w:szCs w:val="28"/>
          <w:shd w:val="clear" w:color="auto" w:fill="FFFFFF"/>
        </w:rPr>
        <w:pPrChange w:id="74" w:author="Админ" w:date="2020-12-08T12:37:00Z">
          <w:pPr>
            <w:pStyle w:val="a7"/>
            <w:numPr>
              <w:numId w:val="12"/>
            </w:numPr>
            <w:spacing w:line="360" w:lineRule="auto"/>
            <w:ind w:left="1429" w:hanging="357"/>
          </w:pPr>
        </w:pPrChange>
      </w:pPr>
      <w:del w:id="75" w:author="Админ" w:date="2020-12-08T12:38:00Z">
        <w:r w:rsidDel="00B26F5E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</w:rPr>
          <w:delText>Ф</w:delText>
        </w:r>
      </w:del>
      <w:ins w:id="76" w:author="Админ" w:date="2020-12-08T12:38:00Z">
        <w:r w:rsidR="00B26F5E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</w:rPr>
          <w:t>ф</w:t>
        </w:r>
      </w:ins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ормирование </w:t>
      </w:r>
      <w:r w:rsidRPr="000A79A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Корзины</w:t>
      </w:r>
      <w:r w:rsidRPr="000A79A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из выбранных продуктов, с последующей возможностью заказа</w:t>
      </w:r>
      <w:r w:rsidRPr="000A79A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14:paraId="232DAC48" w14:textId="05CD57E3" w:rsidR="0067494D" w:rsidRPr="0067494D" w:rsidRDefault="00267A63" w:rsidP="00791CED">
      <w:pPr>
        <w:pStyle w:val="a7"/>
        <w:numPr>
          <w:ilvl w:val="0"/>
          <w:numId w:val="12"/>
        </w:numPr>
        <w:spacing w:line="360" w:lineRule="auto"/>
        <w:ind w:hanging="357"/>
        <w:jc w:val="both"/>
        <w:rPr>
          <w:color w:val="000000"/>
          <w:szCs w:val="28"/>
          <w:shd w:val="clear" w:color="auto" w:fill="FFFFFF"/>
        </w:rPr>
        <w:pPrChange w:id="77" w:author="Админ" w:date="2020-12-08T12:37:00Z">
          <w:pPr>
            <w:pStyle w:val="a7"/>
            <w:numPr>
              <w:numId w:val="12"/>
            </w:numPr>
            <w:spacing w:line="360" w:lineRule="auto"/>
            <w:ind w:left="1429" w:hanging="357"/>
          </w:pPr>
        </w:pPrChange>
      </w:pPr>
      <w:del w:id="78" w:author="Админ" w:date="2020-12-08T12:38:00Z">
        <w:r w:rsidDel="00B26F5E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</w:rPr>
          <w:delText>П</w:delText>
        </w:r>
      </w:del>
      <w:ins w:id="79" w:author="Админ" w:date="2020-12-08T12:38:00Z">
        <w:r w:rsidR="00B26F5E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</w:rPr>
          <w:t>п</w:t>
        </w:r>
      </w:ins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росмотр </w:t>
      </w:r>
      <w:r w:rsidR="000A79A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данных о предприятии</w:t>
      </w:r>
      <w:ins w:id="80" w:author="Админ" w:date="2020-12-08T12:39:00Z">
        <w:r w:rsidR="00B26F5E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</w:rPr>
          <w:t>.</w:t>
        </w:r>
      </w:ins>
      <w:del w:id="81" w:author="Админ" w:date="2020-12-08T12:39:00Z">
        <w:r w:rsidR="000A79A0" w:rsidDel="00B26F5E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  <w:lang w:val="en-US"/>
          </w:rPr>
          <w:delText>;</w:delText>
        </w:r>
      </w:del>
    </w:p>
    <w:p w14:paraId="69042E22" w14:textId="36C5A155" w:rsidR="0067494D" w:rsidRDefault="0067494D" w:rsidP="00791CED">
      <w:pPr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Серверная часть включает в себя следующие возможности:</w:t>
      </w:r>
    </w:p>
    <w:p w14:paraId="13881E3D" w14:textId="130118B5" w:rsidR="0067494D" w:rsidRPr="0067494D" w:rsidRDefault="000A79A0" w:rsidP="00791CED">
      <w:pPr>
        <w:pStyle w:val="a7"/>
        <w:numPr>
          <w:ilvl w:val="0"/>
          <w:numId w:val="13"/>
        </w:numPr>
        <w:spacing w:line="360" w:lineRule="auto"/>
        <w:ind w:hanging="357"/>
        <w:jc w:val="both"/>
        <w:rPr>
          <w:color w:val="000000"/>
          <w:szCs w:val="28"/>
          <w:shd w:val="clear" w:color="auto" w:fill="FFFFFF"/>
        </w:rPr>
        <w:pPrChange w:id="82" w:author="Админ" w:date="2020-12-08T12:37:00Z">
          <w:pPr>
            <w:pStyle w:val="a7"/>
            <w:numPr>
              <w:numId w:val="13"/>
            </w:numPr>
            <w:spacing w:line="360" w:lineRule="auto"/>
            <w:ind w:left="1429" w:hanging="357"/>
          </w:pPr>
        </w:pPrChange>
      </w:pPr>
      <w:del w:id="83" w:author="Админ" w:date="2020-12-08T12:38:00Z">
        <w:r w:rsidDel="00B26F5E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</w:rPr>
          <w:delText>О</w:delText>
        </w:r>
      </w:del>
      <w:ins w:id="84" w:author="Админ" w:date="2020-12-08T12:38:00Z">
        <w:r w:rsidR="00B26F5E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</w:rPr>
          <w:t>о</w:t>
        </w:r>
      </w:ins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тправка </w:t>
      </w:r>
      <w:r w:rsidR="006749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данных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нового пользователя на сервер</w:t>
      </w:r>
      <w:r w:rsidR="006749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при регистрации;</w:t>
      </w:r>
    </w:p>
    <w:p w14:paraId="21A394F0" w14:textId="2E38C4A7" w:rsidR="000A79A0" w:rsidRPr="000A79A0" w:rsidRDefault="0067494D" w:rsidP="00791CED">
      <w:pPr>
        <w:pStyle w:val="a7"/>
        <w:numPr>
          <w:ilvl w:val="0"/>
          <w:numId w:val="13"/>
        </w:numPr>
        <w:spacing w:line="360" w:lineRule="auto"/>
        <w:jc w:val="both"/>
        <w:rPr>
          <w:color w:val="000000"/>
          <w:szCs w:val="28"/>
          <w:shd w:val="clear" w:color="auto" w:fill="FFFFFF"/>
        </w:rPr>
        <w:pPrChange w:id="85" w:author="Админ" w:date="2020-12-08T12:37:00Z">
          <w:pPr>
            <w:pStyle w:val="a7"/>
            <w:numPr>
              <w:numId w:val="13"/>
            </w:numPr>
            <w:spacing w:line="360" w:lineRule="auto"/>
            <w:ind w:left="1429" w:hanging="360"/>
          </w:pPr>
        </w:pPrChange>
      </w:pPr>
      <w:del w:id="86" w:author="Админ" w:date="2020-12-08T12:38:00Z">
        <w:r w:rsidDel="00B26F5E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</w:rPr>
          <w:delText>П</w:delText>
        </w:r>
      </w:del>
      <w:ins w:id="87" w:author="Админ" w:date="2020-12-08T12:38:00Z">
        <w:r w:rsidR="00B26F5E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</w:rPr>
          <w:t>п</w:t>
        </w:r>
      </w:ins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роверка </w:t>
      </w:r>
      <w:r w:rsidR="000A79A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 получение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данных аккаунта при совпадении</w:t>
      </w:r>
      <w:r w:rsidR="000A79A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логина и пароля при входе</w:t>
      </w:r>
      <w:ins w:id="88" w:author="Админ" w:date="2020-12-08T12:39:00Z">
        <w:r w:rsidR="00B26F5E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</w:rPr>
          <w:t>;</w:t>
        </w:r>
      </w:ins>
      <w:del w:id="89" w:author="Админ" w:date="2020-12-08T12:39:00Z">
        <w:r w:rsidDel="00B26F5E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</w:rPr>
          <w:delText>.</w:delText>
        </w:r>
      </w:del>
    </w:p>
    <w:p w14:paraId="355EC960" w14:textId="0DDDDFFF" w:rsidR="000A79A0" w:rsidRPr="000A79A0" w:rsidRDefault="000A79A0" w:rsidP="00791CED">
      <w:pPr>
        <w:pStyle w:val="a7"/>
        <w:numPr>
          <w:ilvl w:val="0"/>
          <w:numId w:val="13"/>
        </w:numPr>
        <w:spacing w:line="360" w:lineRule="auto"/>
        <w:jc w:val="both"/>
        <w:rPr>
          <w:color w:val="000000"/>
          <w:szCs w:val="28"/>
          <w:shd w:val="clear" w:color="auto" w:fill="FFFFFF"/>
        </w:rPr>
        <w:pPrChange w:id="90" w:author="Админ" w:date="2020-12-08T12:37:00Z">
          <w:pPr>
            <w:pStyle w:val="a7"/>
            <w:numPr>
              <w:numId w:val="13"/>
            </w:numPr>
            <w:spacing w:line="360" w:lineRule="auto"/>
            <w:ind w:left="1429" w:hanging="360"/>
          </w:pPr>
        </w:pPrChange>
      </w:pPr>
      <w:del w:id="91" w:author="Админ" w:date="2020-12-08T12:38:00Z">
        <w:r w:rsidDel="00B26F5E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</w:rPr>
          <w:delText>П</w:delText>
        </w:r>
      </w:del>
      <w:ins w:id="92" w:author="Админ" w:date="2020-12-08T12:38:00Z">
        <w:r w:rsidR="00B26F5E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</w:rPr>
          <w:t>п</w:t>
        </w:r>
      </w:ins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олучение данных о продуктах предприятия</w:t>
      </w:r>
      <w:r w:rsidRPr="000A79A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14:paraId="4F6C533D" w14:textId="2546A0B5" w:rsidR="000A79A0" w:rsidRPr="000A79A0" w:rsidRDefault="000A79A0" w:rsidP="00791CED">
      <w:pPr>
        <w:pStyle w:val="a7"/>
        <w:numPr>
          <w:ilvl w:val="0"/>
          <w:numId w:val="13"/>
        </w:numPr>
        <w:spacing w:line="360" w:lineRule="auto"/>
        <w:jc w:val="both"/>
        <w:rPr>
          <w:color w:val="000000"/>
          <w:szCs w:val="28"/>
          <w:shd w:val="clear" w:color="auto" w:fill="FFFFFF"/>
        </w:rPr>
        <w:pPrChange w:id="93" w:author="Админ" w:date="2020-12-08T12:37:00Z">
          <w:pPr>
            <w:pStyle w:val="a7"/>
            <w:numPr>
              <w:numId w:val="13"/>
            </w:numPr>
            <w:spacing w:line="360" w:lineRule="auto"/>
            <w:ind w:left="1429" w:hanging="360"/>
          </w:pPr>
        </w:pPrChange>
      </w:pPr>
      <w:del w:id="94" w:author="Админ" w:date="2020-12-08T12:38:00Z">
        <w:r w:rsidDel="00B26F5E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</w:rPr>
          <w:delText>О</w:delText>
        </w:r>
      </w:del>
      <w:ins w:id="95" w:author="Админ" w:date="2020-12-08T12:38:00Z">
        <w:r w:rsidR="00B26F5E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</w:rPr>
          <w:t>о</w:t>
        </w:r>
      </w:ins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тправка заказа на сервер</w:t>
      </w:r>
      <w:r w:rsidR="005714AF" w:rsidRPr="005714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5714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 помощью </w:t>
      </w:r>
      <w:r w:rsidR="005714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API</w:t>
      </w:r>
      <w:del w:id="96" w:author="Админ" w:date="2020-12-08T12:38:00Z">
        <w:r w:rsidDel="00B26F5E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  <w:lang w:val="en-US"/>
          </w:rPr>
          <w:delText>;</w:delText>
        </w:r>
      </w:del>
      <w:ins w:id="97" w:author="Админ" w:date="2020-12-08T12:38:00Z">
        <w:r w:rsidR="00B26F5E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</w:rPr>
          <w:t>.</w:t>
        </w:r>
      </w:ins>
    </w:p>
    <w:p w14:paraId="635FEE69" w14:textId="5BBEF022" w:rsidR="00B66CA0" w:rsidRPr="00124A82" w:rsidRDefault="00B66CA0" w:rsidP="00C37AF5">
      <w:pPr>
        <w:pStyle w:val="2"/>
        <w:spacing w:before="0" w:after="16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pPrChange w:id="98" w:author="Админ" w:date="2020-12-08T12:38:00Z">
          <w:pPr>
            <w:pStyle w:val="2"/>
            <w:spacing w:before="0" w:after="160" w:line="360" w:lineRule="auto"/>
          </w:pPr>
        </w:pPrChange>
      </w:pPr>
      <w:r>
        <w:rPr>
          <w:color w:val="000000"/>
          <w:szCs w:val="28"/>
          <w:shd w:val="clear" w:color="auto" w:fill="FFFFFF"/>
        </w:rPr>
        <w:br w:type="page"/>
      </w:r>
      <w:bookmarkStart w:id="99" w:name="_Toc58074202"/>
      <w:r w:rsidR="00EF5E5F" w:rsidRPr="00B66CA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3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Аналоги</w:t>
      </w:r>
      <w:bookmarkEnd w:id="99"/>
    </w:p>
    <w:p w14:paraId="3BAB1E64" w14:textId="1563F9A9" w:rsidR="0067494D" w:rsidRDefault="00C0647D" w:rsidP="000431D0">
      <w:pPr>
        <w:rPr>
          <w:szCs w:val="28"/>
        </w:rPr>
      </w:pPr>
      <w:r>
        <w:rPr>
          <w:szCs w:val="28"/>
        </w:rPr>
        <w:t>Основным аналогом приложения является сервис доставки еды</w:t>
      </w:r>
      <w:r w:rsidRPr="00C0647D">
        <w:rPr>
          <w:szCs w:val="28"/>
        </w:rPr>
        <w:t xml:space="preserve"> </w:t>
      </w:r>
      <w:del w:id="100" w:author="Админ" w:date="2020-12-08T12:39:00Z">
        <w:r w:rsidRPr="00C0647D" w:rsidDel="000431D0">
          <w:rPr>
            <w:szCs w:val="28"/>
          </w:rPr>
          <w:delText>“</w:delText>
        </w:r>
      </w:del>
      <w:ins w:id="101" w:author="Админ" w:date="2020-12-08T12:39:00Z">
        <w:r w:rsidR="000431D0">
          <w:rPr>
            <w:szCs w:val="28"/>
          </w:rPr>
          <w:t>" «</w:t>
        </w:r>
      </w:ins>
      <w:proofErr w:type="spellStart"/>
      <w:r>
        <w:rPr>
          <w:szCs w:val="28"/>
        </w:rPr>
        <w:t>Додо</w:t>
      </w:r>
      <w:proofErr w:type="spellEnd"/>
      <w:r>
        <w:rPr>
          <w:szCs w:val="28"/>
        </w:rPr>
        <w:t>-пицца</w:t>
      </w:r>
      <w:ins w:id="102" w:author="Админ" w:date="2020-12-08T12:39:00Z">
        <w:r w:rsidR="000431D0">
          <w:rPr>
            <w:szCs w:val="28"/>
          </w:rPr>
          <w:t>»</w:t>
        </w:r>
      </w:ins>
      <w:del w:id="103" w:author="Админ" w:date="2020-12-08T12:39:00Z">
        <w:r w:rsidRPr="00C0647D" w:rsidDel="000431D0">
          <w:rPr>
            <w:szCs w:val="28"/>
          </w:rPr>
          <w:delText>”</w:delText>
        </w:r>
      </w:del>
      <w:ins w:id="104" w:author="Админ" w:date="2020-12-08T12:39:00Z">
        <w:r w:rsidR="000431D0">
          <w:rPr>
            <w:szCs w:val="28"/>
          </w:rPr>
          <w:t>,</w:t>
        </w:r>
      </w:ins>
      <w:r w:rsidR="009F3D94">
        <w:rPr>
          <w:szCs w:val="28"/>
        </w:rPr>
        <w:t xml:space="preserve"> </w:t>
      </w:r>
      <w:del w:id="105" w:author="Админ" w:date="2020-12-08T12:39:00Z">
        <w:r w:rsidR="009F3D94" w:rsidDel="000431D0">
          <w:rPr>
            <w:szCs w:val="28"/>
          </w:rPr>
          <w:delText>(Р</w:delText>
        </w:r>
      </w:del>
      <w:ins w:id="106" w:author="Админ" w:date="2020-12-08T12:39:00Z">
        <w:r w:rsidR="000431D0">
          <w:rPr>
            <w:szCs w:val="28"/>
          </w:rPr>
          <w:t>р</w:t>
        </w:r>
      </w:ins>
      <w:r w:rsidR="009F3D94">
        <w:rPr>
          <w:szCs w:val="28"/>
        </w:rPr>
        <w:t>исунок 1</w:t>
      </w:r>
      <w:del w:id="107" w:author="Админ" w:date="2020-12-08T12:39:00Z">
        <w:r w:rsidR="009F3D94" w:rsidDel="000431D0">
          <w:rPr>
            <w:szCs w:val="28"/>
          </w:rPr>
          <w:delText>)</w:delText>
        </w:r>
      </w:del>
      <w:r w:rsidR="0067494D" w:rsidRPr="0067494D">
        <w:rPr>
          <w:szCs w:val="28"/>
        </w:rPr>
        <w:t>.</w:t>
      </w:r>
      <w:r w:rsidR="0067494D">
        <w:rPr>
          <w:szCs w:val="28"/>
        </w:rPr>
        <w:t xml:space="preserve"> В этом приложении есть возможность выбрать </w:t>
      </w:r>
      <w:r>
        <w:rPr>
          <w:szCs w:val="28"/>
        </w:rPr>
        <w:t>продукт,</w:t>
      </w:r>
      <w:r w:rsidR="0067494D">
        <w:rPr>
          <w:szCs w:val="28"/>
        </w:rPr>
        <w:t xml:space="preserve"> </w:t>
      </w:r>
      <w:r>
        <w:rPr>
          <w:szCs w:val="28"/>
        </w:rPr>
        <w:t>добавить его в корзину, а также заказать уже выбранные товары</w:t>
      </w:r>
      <w:ins w:id="108" w:author="Админ" w:date="2020-12-08T12:39:00Z">
        <w:r w:rsidR="000431D0">
          <w:rPr>
            <w:szCs w:val="28"/>
          </w:rPr>
          <w:t>,</w:t>
        </w:r>
      </w:ins>
      <w:r>
        <w:rPr>
          <w:szCs w:val="28"/>
        </w:rPr>
        <w:t xml:space="preserve"> </w:t>
      </w:r>
      <w:del w:id="109" w:author="Админ" w:date="2020-12-08T12:39:00Z">
        <w:r w:rsidR="00EC58BA" w:rsidDel="000431D0">
          <w:rPr>
            <w:szCs w:val="28"/>
          </w:rPr>
          <w:delText>(Р</w:delText>
        </w:r>
      </w:del>
      <w:ins w:id="110" w:author="Админ" w:date="2020-12-08T12:39:00Z">
        <w:r w:rsidR="000431D0">
          <w:rPr>
            <w:szCs w:val="28"/>
          </w:rPr>
          <w:t>р</w:t>
        </w:r>
      </w:ins>
      <w:r w:rsidR="00EC58BA">
        <w:rPr>
          <w:szCs w:val="28"/>
        </w:rPr>
        <w:t>исунок 2</w:t>
      </w:r>
      <w:del w:id="111" w:author="Админ" w:date="2020-12-08T12:39:00Z">
        <w:r w:rsidR="00EC58BA" w:rsidDel="000431D0">
          <w:rPr>
            <w:szCs w:val="28"/>
          </w:rPr>
          <w:delText>)</w:delText>
        </w:r>
      </w:del>
      <w:r w:rsidR="0060642B">
        <w:rPr>
          <w:szCs w:val="28"/>
        </w:rPr>
        <w:t>.</w:t>
      </w:r>
    </w:p>
    <w:p w14:paraId="47F10C1F" w14:textId="5F0E1F85" w:rsidR="0060642B" w:rsidRDefault="0060642B" w:rsidP="000431D0">
      <w:pPr>
        <w:rPr>
          <w:szCs w:val="28"/>
        </w:rPr>
        <w:pPrChange w:id="112" w:author="Админ" w:date="2020-12-08T12:39:00Z">
          <w:pPr/>
        </w:pPrChange>
      </w:pPr>
      <w:r>
        <w:rPr>
          <w:szCs w:val="28"/>
        </w:rPr>
        <w:t>Достоинства:</w:t>
      </w:r>
    </w:p>
    <w:p w14:paraId="73EE8C3C" w14:textId="00273550" w:rsidR="009F54C0" w:rsidRDefault="009F54C0" w:rsidP="000431D0">
      <w:pPr>
        <w:pStyle w:val="a7"/>
        <w:numPr>
          <w:ilvl w:val="0"/>
          <w:numId w:val="15"/>
        </w:numPr>
        <w:spacing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  <w:pPrChange w:id="113" w:author="Админ" w:date="2020-12-08T12:39:00Z">
          <w:pPr>
            <w:pStyle w:val="a7"/>
            <w:numPr>
              <w:numId w:val="15"/>
            </w:numPr>
            <w:spacing w:line="360" w:lineRule="auto"/>
            <w:ind w:left="1429" w:hanging="357"/>
          </w:pPr>
        </w:pPrChange>
      </w:pPr>
      <w:del w:id="114" w:author="Админ" w:date="2020-12-08T12:39:00Z">
        <w:r w:rsidDel="000431D0">
          <w:rPr>
            <w:rFonts w:ascii="Times New Roman" w:hAnsi="Times New Roman" w:cs="Times New Roman"/>
            <w:sz w:val="28"/>
            <w:szCs w:val="28"/>
          </w:rPr>
          <w:delText>П</w:delText>
        </w:r>
      </w:del>
      <w:ins w:id="115" w:author="Админ" w:date="2020-12-08T12:39:00Z">
        <w:r w:rsidR="000431D0">
          <w:rPr>
            <w:rFonts w:ascii="Times New Roman" w:hAnsi="Times New Roman" w:cs="Times New Roman"/>
            <w:sz w:val="28"/>
            <w:szCs w:val="28"/>
          </w:rPr>
          <w:t>п</w:t>
        </w:r>
      </w:ins>
      <w:r w:rsidRPr="009F54C0">
        <w:rPr>
          <w:rFonts w:ascii="Times New Roman" w:hAnsi="Times New Roman" w:cs="Times New Roman"/>
          <w:sz w:val="28"/>
          <w:szCs w:val="28"/>
        </w:rPr>
        <w:t>риложение адаптировано для пользователей с ограниченными возможностями;</w:t>
      </w:r>
    </w:p>
    <w:p w14:paraId="44CA1BCD" w14:textId="3B761209" w:rsidR="0060642B" w:rsidRPr="0060642B" w:rsidRDefault="0060642B" w:rsidP="000431D0">
      <w:pPr>
        <w:pStyle w:val="a7"/>
        <w:numPr>
          <w:ilvl w:val="0"/>
          <w:numId w:val="15"/>
        </w:numPr>
        <w:spacing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  <w:pPrChange w:id="116" w:author="Админ" w:date="2020-12-08T12:39:00Z">
          <w:pPr>
            <w:pStyle w:val="a7"/>
            <w:numPr>
              <w:numId w:val="15"/>
            </w:numPr>
            <w:spacing w:line="360" w:lineRule="auto"/>
            <w:ind w:left="1429" w:hanging="357"/>
          </w:pPr>
        </w:pPrChange>
      </w:pPr>
      <w:del w:id="117" w:author="Админ" w:date="2020-12-08T12:39:00Z">
        <w:r w:rsidRPr="0060642B" w:rsidDel="000431D0">
          <w:rPr>
            <w:rFonts w:ascii="Times New Roman" w:hAnsi="Times New Roman" w:cs="Times New Roman"/>
            <w:sz w:val="28"/>
            <w:szCs w:val="28"/>
          </w:rPr>
          <w:delText>У</w:delText>
        </w:r>
      </w:del>
      <w:ins w:id="118" w:author="Админ" w:date="2020-12-08T12:39:00Z">
        <w:r w:rsidR="000431D0">
          <w:rPr>
            <w:rFonts w:ascii="Times New Roman" w:hAnsi="Times New Roman" w:cs="Times New Roman"/>
            <w:sz w:val="28"/>
            <w:szCs w:val="28"/>
          </w:rPr>
          <w:t>у</w:t>
        </w:r>
      </w:ins>
      <w:r w:rsidRPr="0060642B">
        <w:rPr>
          <w:rFonts w:ascii="Times New Roman" w:hAnsi="Times New Roman" w:cs="Times New Roman"/>
          <w:sz w:val="28"/>
          <w:szCs w:val="28"/>
        </w:rPr>
        <w:t>добный поиск;</w:t>
      </w:r>
    </w:p>
    <w:p w14:paraId="7C0A3B28" w14:textId="5487644F" w:rsidR="0060642B" w:rsidRDefault="0060642B" w:rsidP="000431D0">
      <w:pPr>
        <w:pStyle w:val="a7"/>
        <w:numPr>
          <w:ilvl w:val="0"/>
          <w:numId w:val="15"/>
        </w:numPr>
        <w:spacing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  <w:pPrChange w:id="119" w:author="Админ" w:date="2020-12-08T12:39:00Z">
          <w:pPr>
            <w:pStyle w:val="a7"/>
            <w:numPr>
              <w:numId w:val="15"/>
            </w:numPr>
            <w:spacing w:line="360" w:lineRule="auto"/>
            <w:ind w:left="1429" w:hanging="357"/>
          </w:pPr>
        </w:pPrChange>
      </w:pPr>
      <w:del w:id="120" w:author="Админ" w:date="2020-12-08T12:39:00Z">
        <w:r w:rsidRPr="0060642B" w:rsidDel="000431D0">
          <w:rPr>
            <w:rFonts w:ascii="Times New Roman" w:hAnsi="Times New Roman" w:cs="Times New Roman"/>
            <w:sz w:val="28"/>
            <w:szCs w:val="28"/>
          </w:rPr>
          <w:delText>П</w:delText>
        </w:r>
      </w:del>
      <w:ins w:id="121" w:author="Админ" w:date="2020-12-08T12:39:00Z">
        <w:r w:rsidR="000431D0">
          <w:rPr>
            <w:rFonts w:ascii="Times New Roman" w:hAnsi="Times New Roman" w:cs="Times New Roman"/>
            <w:sz w:val="28"/>
            <w:szCs w:val="28"/>
          </w:rPr>
          <w:t>п</w:t>
        </w:r>
      </w:ins>
      <w:r w:rsidRPr="0060642B">
        <w:rPr>
          <w:rFonts w:ascii="Times New Roman" w:hAnsi="Times New Roman" w:cs="Times New Roman"/>
          <w:sz w:val="28"/>
          <w:szCs w:val="28"/>
        </w:rPr>
        <w:t>оказаны жидкости, необходимые для определённой детали</w:t>
      </w:r>
      <w:r w:rsidR="009F54C0" w:rsidRPr="009F54C0">
        <w:rPr>
          <w:rFonts w:ascii="Times New Roman" w:hAnsi="Times New Roman" w:cs="Times New Roman"/>
          <w:sz w:val="28"/>
          <w:szCs w:val="28"/>
        </w:rPr>
        <w:t>;</w:t>
      </w:r>
    </w:p>
    <w:p w14:paraId="2F634493" w14:textId="0BC57A88" w:rsidR="009F54C0" w:rsidRPr="009F54C0" w:rsidRDefault="009F54C0" w:rsidP="000431D0">
      <w:pPr>
        <w:pStyle w:val="a7"/>
        <w:numPr>
          <w:ilvl w:val="0"/>
          <w:numId w:val="15"/>
        </w:numPr>
        <w:spacing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  <w:pPrChange w:id="122" w:author="Админ" w:date="2020-12-08T12:39:00Z">
          <w:pPr>
            <w:pStyle w:val="a7"/>
            <w:numPr>
              <w:numId w:val="15"/>
            </w:numPr>
            <w:spacing w:line="360" w:lineRule="auto"/>
            <w:ind w:left="1429" w:hanging="357"/>
          </w:pPr>
        </w:pPrChange>
      </w:pPr>
      <w:del w:id="123" w:author="Админ" w:date="2020-12-08T12:39:00Z">
        <w:r w:rsidDel="000431D0">
          <w:rPr>
            <w:rFonts w:ascii="Times New Roman" w:hAnsi="Times New Roman" w:cs="Times New Roman"/>
            <w:sz w:val="28"/>
            <w:szCs w:val="28"/>
          </w:rPr>
          <w:delText>У</w:delText>
        </w:r>
      </w:del>
      <w:ins w:id="124" w:author="Админ" w:date="2020-12-08T12:39:00Z">
        <w:r w:rsidR="000431D0">
          <w:rPr>
            <w:rFonts w:ascii="Times New Roman" w:hAnsi="Times New Roman" w:cs="Times New Roman"/>
            <w:sz w:val="28"/>
            <w:szCs w:val="28"/>
          </w:rPr>
          <w:t>у</w:t>
        </w:r>
      </w:ins>
      <w:r>
        <w:rPr>
          <w:rFonts w:ascii="Times New Roman" w:hAnsi="Times New Roman" w:cs="Times New Roman"/>
          <w:sz w:val="28"/>
          <w:szCs w:val="28"/>
        </w:rPr>
        <w:t>добный интерфейс определенного продукта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3FEAE97" w14:textId="7196D7C0" w:rsidR="009F54C0" w:rsidRDefault="009F54C0" w:rsidP="000431D0">
      <w:pPr>
        <w:pStyle w:val="a7"/>
        <w:numPr>
          <w:ilvl w:val="0"/>
          <w:numId w:val="15"/>
        </w:numPr>
        <w:spacing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  <w:pPrChange w:id="125" w:author="Админ" w:date="2020-12-08T12:39:00Z">
          <w:pPr>
            <w:pStyle w:val="a7"/>
            <w:numPr>
              <w:numId w:val="15"/>
            </w:numPr>
            <w:spacing w:line="360" w:lineRule="auto"/>
            <w:ind w:left="1429" w:hanging="357"/>
          </w:pPr>
        </w:pPrChange>
      </w:pPr>
      <w:del w:id="126" w:author="Админ" w:date="2020-12-08T12:40:00Z">
        <w:r w:rsidDel="000431D0">
          <w:rPr>
            <w:rFonts w:ascii="Times New Roman" w:hAnsi="Times New Roman" w:cs="Times New Roman"/>
            <w:sz w:val="28"/>
            <w:szCs w:val="28"/>
          </w:rPr>
          <w:delText>У</w:delText>
        </w:r>
      </w:del>
      <w:ins w:id="127" w:author="Админ" w:date="2020-12-08T12:40:00Z">
        <w:r w:rsidR="000431D0">
          <w:rPr>
            <w:rFonts w:ascii="Times New Roman" w:hAnsi="Times New Roman" w:cs="Times New Roman"/>
            <w:sz w:val="28"/>
            <w:szCs w:val="28"/>
          </w:rPr>
          <w:t>у</w:t>
        </w:r>
      </w:ins>
      <w:r>
        <w:rPr>
          <w:rFonts w:ascii="Times New Roman" w:hAnsi="Times New Roman" w:cs="Times New Roman"/>
          <w:sz w:val="28"/>
          <w:szCs w:val="28"/>
        </w:rPr>
        <w:t>добный интерфейс профиля пользователя.</w:t>
      </w:r>
    </w:p>
    <w:p w14:paraId="54CD9614" w14:textId="1E6F5404" w:rsidR="0060642B" w:rsidRDefault="0060642B" w:rsidP="000431D0">
      <w:pPr>
        <w:rPr>
          <w:szCs w:val="28"/>
        </w:rPr>
      </w:pPr>
      <w:r>
        <w:rPr>
          <w:szCs w:val="28"/>
        </w:rPr>
        <w:t>Недостатки:</w:t>
      </w:r>
    </w:p>
    <w:p w14:paraId="4E440652" w14:textId="1E5BE9B4" w:rsidR="009F54C0" w:rsidRPr="009F54C0" w:rsidRDefault="009F54C0" w:rsidP="000431D0">
      <w:pPr>
        <w:pStyle w:val="a7"/>
        <w:numPr>
          <w:ilvl w:val="0"/>
          <w:numId w:val="16"/>
        </w:numPr>
        <w:spacing w:line="360" w:lineRule="auto"/>
        <w:jc w:val="both"/>
        <w:rPr>
          <w:szCs w:val="28"/>
        </w:rPr>
        <w:pPrChange w:id="128" w:author="Админ" w:date="2020-12-08T12:39:00Z">
          <w:pPr>
            <w:pStyle w:val="a7"/>
            <w:numPr>
              <w:numId w:val="16"/>
            </w:numPr>
            <w:spacing w:line="360" w:lineRule="auto"/>
            <w:ind w:left="1429" w:hanging="360"/>
          </w:pPr>
        </w:pPrChange>
      </w:pPr>
      <w:del w:id="129" w:author="Админ" w:date="2020-12-08T12:40:00Z">
        <w:r w:rsidDel="000431D0">
          <w:rPr>
            <w:rFonts w:ascii="Times New Roman" w:hAnsi="Times New Roman" w:cs="Times New Roman"/>
            <w:sz w:val="28"/>
            <w:szCs w:val="28"/>
          </w:rPr>
          <w:delText>Н</w:delText>
        </w:r>
      </w:del>
      <w:ins w:id="130" w:author="Админ" w:date="2020-12-08T12:40:00Z">
        <w:r w:rsidR="000431D0">
          <w:rPr>
            <w:rFonts w:ascii="Times New Roman" w:hAnsi="Times New Roman" w:cs="Times New Roman"/>
            <w:sz w:val="28"/>
            <w:szCs w:val="28"/>
          </w:rPr>
          <w:t>н</w:t>
        </w:r>
      </w:ins>
      <w:r w:rsidRPr="009F54C0">
        <w:rPr>
          <w:rFonts w:ascii="Times New Roman" w:hAnsi="Times New Roman" w:cs="Times New Roman"/>
          <w:sz w:val="28"/>
          <w:szCs w:val="28"/>
        </w:rPr>
        <w:t>ельзя привязать банковскую карту до оплаты;</w:t>
      </w:r>
    </w:p>
    <w:p w14:paraId="06970477" w14:textId="690E6C9D" w:rsidR="0060642B" w:rsidRPr="009F54C0" w:rsidRDefault="009F54C0" w:rsidP="000431D0">
      <w:pPr>
        <w:pStyle w:val="a7"/>
        <w:numPr>
          <w:ilvl w:val="0"/>
          <w:numId w:val="16"/>
        </w:numPr>
        <w:spacing w:line="360" w:lineRule="auto"/>
        <w:jc w:val="both"/>
        <w:rPr>
          <w:szCs w:val="28"/>
        </w:rPr>
        <w:pPrChange w:id="131" w:author="Админ" w:date="2020-12-08T12:39:00Z">
          <w:pPr>
            <w:pStyle w:val="a7"/>
            <w:numPr>
              <w:numId w:val="16"/>
            </w:numPr>
            <w:spacing w:line="360" w:lineRule="auto"/>
            <w:ind w:left="1429" w:hanging="360"/>
          </w:pPr>
        </w:pPrChange>
      </w:pPr>
      <w:del w:id="132" w:author="Админ" w:date="2020-12-08T12:40:00Z">
        <w:r w:rsidDel="000431D0">
          <w:rPr>
            <w:rFonts w:ascii="Times New Roman" w:hAnsi="Times New Roman" w:cs="Times New Roman"/>
            <w:sz w:val="28"/>
            <w:szCs w:val="28"/>
          </w:rPr>
          <w:delText>Н</w:delText>
        </w:r>
      </w:del>
      <w:ins w:id="133" w:author="Админ" w:date="2020-12-08T12:40:00Z">
        <w:r w:rsidR="000431D0">
          <w:rPr>
            <w:rFonts w:ascii="Times New Roman" w:hAnsi="Times New Roman" w:cs="Times New Roman"/>
            <w:sz w:val="28"/>
            <w:szCs w:val="28"/>
          </w:rPr>
          <w:t>н</w:t>
        </w:r>
      </w:ins>
      <w:r w:rsidRPr="009F54C0">
        <w:rPr>
          <w:rFonts w:ascii="Times New Roman" w:hAnsi="Times New Roman" w:cs="Times New Roman"/>
          <w:sz w:val="28"/>
          <w:szCs w:val="28"/>
        </w:rPr>
        <w:t xml:space="preserve">ельзя удалить </w:t>
      </w:r>
      <w:proofErr w:type="gramStart"/>
      <w:r w:rsidRPr="009F54C0">
        <w:rPr>
          <w:rFonts w:ascii="Times New Roman" w:hAnsi="Times New Roman" w:cs="Times New Roman"/>
          <w:sz w:val="28"/>
          <w:szCs w:val="28"/>
        </w:rPr>
        <w:t>свой</w:t>
      </w:r>
      <w:proofErr w:type="gramEnd"/>
      <w:r w:rsidRPr="009F54C0">
        <w:rPr>
          <w:rFonts w:ascii="Times New Roman" w:hAnsi="Times New Roman" w:cs="Times New Roman"/>
          <w:sz w:val="28"/>
          <w:szCs w:val="28"/>
        </w:rPr>
        <w:t xml:space="preserve"> аккаунт из приложения;</w:t>
      </w:r>
    </w:p>
    <w:p w14:paraId="3DA68951" w14:textId="16DBCAB6" w:rsidR="009F54C0" w:rsidRPr="009F54C0" w:rsidRDefault="009F54C0" w:rsidP="000431D0">
      <w:pPr>
        <w:pStyle w:val="a7"/>
        <w:numPr>
          <w:ilvl w:val="0"/>
          <w:numId w:val="16"/>
        </w:numPr>
        <w:spacing w:line="360" w:lineRule="auto"/>
        <w:jc w:val="both"/>
        <w:rPr>
          <w:szCs w:val="28"/>
        </w:rPr>
        <w:pPrChange w:id="134" w:author="Админ" w:date="2020-12-08T12:39:00Z">
          <w:pPr>
            <w:pStyle w:val="a7"/>
            <w:numPr>
              <w:numId w:val="16"/>
            </w:numPr>
            <w:spacing w:line="360" w:lineRule="auto"/>
            <w:ind w:left="1429" w:hanging="360"/>
          </w:pPr>
        </w:pPrChange>
      </w:pPr>
      <w:del w:id="135" w:author="Админ" w:date="2020-12-08T12:40:00Z">
        <w:r w:rsidDel="000431D0">
          <w:rPr>
            <w:rFonts w:ascii="Times New Roman" w:hAnsi="Times New Roman" w:cs="Times New Roman"/>
            <w:sz w:val="28"/>
            <w:szCs w:val="28"/>
          </w:rPr>
          <w:delText>М</w:delText>
        </w:r>
      </w:del>
      <w:ins w:id="136" w:author="Админ" w:date="2020-12-08T12:40:00Z">
        <w:r w:rsidR="000431D0">
          <w:rPr>
            <w:rFonts w:ascii="Times New Roman" w:hAnsi="Times New Roman" w:cs="Times New Roman"/>
            <w:sz w:val="28"/>
            <w:szCs w:val="28"/>
          </w:rPr>
          <w:t>м</w:t>
        </w:r>
      </w:ins>
      <w:r>
        <w:rPr>
          <w:rFonts w:ascii="Times New Roman" w:hAnsi="Times New Roman" w:cs="Times New Roman"/>
          <w:sz w:val="28"/>
          <w:szCs w:val="28"/>
        </w:rPr>
        <w:t>ногочисленные всплывающие окна акций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560BF3A" w14:textId="7BD62116" w:rsidR="009F54C0" w:rsidRPr="009F54C0" w:rsidRDefault="009F54C0" w:rsidP="000431D0">
      <w:pPr>
        <w:pStyle w:val="a7"/>
        <w:numPr>
          <w:ilvl w:val="0"/>
          <w:numId w:val="16"/>
        </w:numPr>
        <w:spacing w:line="360" w:lineRule="auto"/>
        <w:jc w:val="both"/>
        <w:rPr>
          <w:szCs w:val="28"/>
        </w:rPr>
        <w:pPrChange w:id="137" w:author="Админ" w:date="2020-12-08T12:39:00Z">
          <w:pPr>
            <w:pStyle w:val="a7"/>
            <w:numPr>
              <w:numId w:val="16"/>
            </w:numPr>
            <w:spacing w:line="360" w:lineRule="auto"/>
            <w:ind w:left="1429" w:hanging="360"/>
          </w:pPr>
        </w:pPrChange>
      </w:pPr>
      <w:del w:id="138" w:author="Админ" w:date="2020-12-08T12:40:00Z">
        <w:r w:rsidDel="000431D0">
          <w:rPr>
            <w:rFonts w:ascii="Times New Roman" w:hAnsi="Times New Roman" w:cs="Times New Roman"/>
            <w:sz w:val="28"/>
            <w:szCs w:val="28"/>
          </w:rPr>
          <w:delText>Н</w:delText>
        </w:r>
      </w:del>
      <w:ins w:id="139" w:author="Админ" w:date="2020-12-08T12:40:00Z">
        <w:r w:rsidR="000431D0">
          <w:rPr>
            <w:rFonts w:ascii="Times New Roman" w:hAnsi="Times New Roman" w:cs="Times New Roman"/>
            <w:sz w:val="28"/>
            <w:szCs w:val="28"/>
          </w:rPr>
          <w:t>н</w:t>
        </w:r>
      </w:ins>
      <w:r>
        <w:rPr>
          <w:rFonts w:ascii="Times New Roman" w:hAnsi="Times New Roman" w:cs="Times New Roman"/>
          <w:sz w:val="28"/>
          <w:szCs w:val="28"/>
        </w:rPr>
        <w:t>екрасивый дизайн основного меню</w:t>
      </w:r>
      <w:ins w:id="140" w:author="Админ" w:date="2020-12-08T12:40:00Z">
        <w:r w:rsidR="000431D0">
          <w:rPr>
            <w:rFonts w:ascii="Times New Roman" w:hAnsi="Times New Roman" w:cs="Times New Roman"/>
            <w:sz w:val="28"/>
            <w:szCs w:val="28"/>
          </w:rPr>
          <w:t>.</w:t>
        </w:r>
      </w:ins>
      <w:del w:id="141" w:author="Админ" w:date="2020-12-08T12:40:00Z">
        <w:r w:rsidDel="000431D0">
          <w:rPr>
            <w:rFonts w:ascii="Times New Roman" w:hAnsi="Times New Roman" w:cs="Times New Roman"/>
            <w:sz w:val="28"/>
            <w:szCs w:val="28"/>
            <w:lang w:val="en-US"/>
          </w:rPr>
          <w:delText>;</w:delText>
        </w:r>
      </w:del>
    </w:p>
    <w:p w14:paraId="5CC783B9" w14:textId="77777777" w:rsidR="009F54C0" w:rsidRPr="009F54C0" w:rsidRDefault="009F54C0" w:rsidP="009F54C0">
      <w:pPr>
        <w:pStyle w:val="a7"/>
        <w:spacing w:line="360" w:lineRule="auto"/>
        <w:ind w:left="1429"/>
        <w:rPr>
          <w:szCs w:val="28"/>
        </w:rPr>
      </w:pPr>
    </w:p>
    <w:p w14:paraId="64480D08" w14:textId="480B2520" w:rsidR="00EC58BA" w:rsidRDefault="009F54C0" w:rsidP="00EC58BA">
      <w:pPr>
        <w:keepNext/>
        <w:ind w:firstLine="0"/>
        <w:jc w:val="center"/>
      </w:pPr>
      <w:r>
        <w:rPr>
          <w:noProof/>
          <w:szCs w:val="28"/>
          <w:lang w:eastAsia="ru-RU"/>
        </w:rPr>
        <w:lastRenderedPageBreak/>
        <w:drawing>
          <wp:inline distT="0" distB="0" distL="0" distR="0" wp14:anchorId="320630CA" wp14:editId="2767A8A4">
            <wp:extent cx="2232000" cy="3960000"/>
            <wp:effectExtent l="19050" t="19050" r="16510" b="215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39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025831" w14:textId="310105EF" w:rsidR="00EC58BA" w:rsidRPr="00755809" w:rsidRDefault="00EC58BA" w:rsidP="00EC58BA">
      <w:pPr>
        <w:ind w:firstLine="0"/>
        <w:jc w:val="center"/>
        <w:rPr>
          <w:szCs w:val="28"/>
          <w:rPrChange w:id="142" w:author="Админ" w:date="2020-12-08T12:40:00Z">
            <w:rPr>
              <w:sz w:val="24"/>
              <w:szCs w:val="24"/>
            </w:rPr>
          </w:rPrChange>
        </w:rPr>
      </w:pPr>
      <w:r w:rsidRPr="00755809">
        <w:rPr>
          <w:szCs w:val="28"/>
          <w:rPrChange w:id="143" w:author="Админ" w:date="2020-12-08T12:40:00Z">
            <w:rPr>
              <w:sz w:val="24"/>
              <w:szCs w:val="24"/>
            </w:rPr>
          </w:rPrChange>
        </w:rPr>
        <w:t xml:space="preserve">Рисунок 1 – </w:t>
      </w:r>
      <w:r w:rsidR="009F54C0" w:rsidRPr="00755809">
        <w:rPr>
          <w:szCs w:val="28"/>
          <w:rPrChange w:id="144" w:author="Админ" w:date="2020-12-08T12:40:00Z">
            <w:rPr>
              <w:sz w:val="24"/>
              <w:szCs w:val="24"/>
            </w:rPr>
          </w:rPrChange>
        </w:rPr>
        <w:t>Г</w:t>
      </w:r>
      <w:r w:rsidRPr="00755809">
        <w:rPr>
          <w:szCs w:val="28"/>
          <w:rPrChange w:id="145" w:author="Админ" w:date="2020-12-08T12:40:00Z">
            <w:rPr>
              <w:sz w:val="24"/>
              <w:szCs w:val="24"/>
            </w:rPr>
          </w:rPrChange>
        </w:rPr>
        <w:t xml:space="preserve">лавное </w:t>
      </w:r>
      <w:r w:rsidR="009F54C0" w:rsidRPr="00755809">
        <w:rPr>
          <w:szCs w:val="28"/>
          <w:rPrChange w:id="146" w:author="Админ" w:date="2020-12-08T12:40:00Z">
            <w:rPr>
              <w:sz w:val="24"/>
              <w:szCs w:val="24"/>
            </w:rPr>
          </w:rPrChange>
        </w:rPr>
        <w:t xml:space="preserve">страница приложения </w:t>
      </w:r>
      <w:del w:id="147" w:author="Админ" w:date="2020-12-08T12:40:00Z">
        <w:r w:rsidR="009F54C0" w:rsidRPr="00755809" w:rsidDel="00755809">
          <w:rPr>
            <w:szCs w:val="28"/>
            <w:rPrChange w:id="148" w:author="Админ" w:date="2020-12-08T12:40:00Z">
              <w:rPr>
                <w:sz w:val="24"/>
                <w:szCs w:val="24"/>
              </w:rPr>
            </w:rPrChange>
          </w:rPr>
          <w:delText>“</w:delText>
        </w:r>
      </w:del>
      <w:ins w:id="149" w:author="Админ" w:date="2020-12-08T12:40:00Z">
        <w:r w:rsidR="00755809">
          <w:rPr>
            <w:szCs w:val="28"/>
          </w:rPr>
          <w:t xml:space="preserve"> «</w:t>
        </w:r>
      </w:ins>
      <w:proofErr w:type="spellStart"/>
      <w:r w:rsidR="009F54C0" w:rsidRPr="00755809">
        <w:rPr>
          <w:szCs w:val="28"/>
          <w:rPrChange w:id="150" w:author="Админ" w:date="2020-12-08T12:40:00Z">
            <w:rPr>
              <w:sz w:val="24"/>
              <w:szCs w:val="24"/>
            </w:rPr>
          </w:rPrChange>
        </w:rPr>
        <w:t>Додо</w:t>
      </w:r>
      <w:proofErr w:type="spellEnd"/>
      <w:r w:rsidR="009F54C0" w:rsidRPr="00755809">
        <w:rPr>
          <w:szCs w:val="28"/>
          <w:rPrChange w:id="151" w:author="Админ" w:date="2020-12-08T12:40:00Z">
            <w:rPr>
              <w:sz w:val="24"/>
              <w:szCs w:val="24"/>
            </w:rPr>
          </w:rPrChange>
        </w:rPr>
        <w:t>-пицца</w:t>
      </w:r>
      <w:ins w:id="152" w:author="Админ" w:date="2020-12-08T12:40:00Z">
        <w:r w:rsidR="00755809">
          <w:rPr>
            <w:szCs w:val="28"/>
          </w:rPr>
          <w:t>»</w:t>
        </w:r>
      </w:ins>
      <w:del w:id="153" w:author="Админ" w:date="2020-12-08T12:40:00Z">
        <w:r w:rsidR="009F54C0" w:rsidRPr="00755809" w:rsidDel="00755809">
          <w:rPr>
            <w:szCs w:val="28"/>
            <w:rPrChange w:id="154" w:author="Админ" w:date="2020-12-08T12:40:00Z">
              <w:rPr>
                <w:sz w:val="24"/>
                <w:szCs w:val="24"/>
              </w:rPr>
            </w:rPrChange>
          </w:rPr>
          <w:delText>”.</w:delText>
        </w:r>
      </w:del>
    </w:p>
    <w:p w14:paraId="244C8053" w14:textId="77777777" w:rsidR="009F54C0" w:rsidRPr="009F54C0" w:rsidRDefault="009F54C0" w:rsidP="00EC58BA">
      <w:pPr>
        <w:ind w:firstLine="0"/>
        <w:jc w:val="center"/>
        <w:rPr>
          <w:sz w:val="24"/>
          <w:szCs w:val="24"/>
        </w:rPr>
      </w:pPr>
    </w:p>
    <w:p w14:paraId="3EED21F0" w14:textId="790EDA43" w:rsidR="00EC58BA" w:rsidRDefault="009F54C0" w:rsidP="00EC58BA">
      <w:pPr>
        <w:keepNext/>
        <w:ind w:firstLine="0"/>
        <w:jc w:val="center"/>
      </w:pPr>
      <w:r>
        <w:rPr>
          <w:noProof/>
          <w:szCs w:val="28"/>
          <w:lang w:eastAsia="ru-RU"/>
        </w:rPr>
        <w:drawing>
          <wp:inline distT="0" distB="0" distL="0" distR="0" wp14:anchorId="0E7889F8" wp14:editId="6C5E2069">
            <wp:extent cx="2232000" cy="3960000"/>
            <wp:effectExtent l="19050" t="19050" r="16510" b="215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39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342FB2" w14:textId="3B0EB3D6" w:rsidR="00EC58BA" w:rsidRPr="00755809" w:rsidRDefault="00EC58BA" w:rsidP="00EC58BA">
      <w:pPr>
        <w:ind w:firstLine="0"/>
        <w:jc w:val="center"/>
        <w:rPr>
          <w:szCs w:val="28"/>
          <w:rPrChange w:id="155" w:author="Админ" w:date="2020-12-08T12:40:00Z">
            <w:rPr>
              <w:sz w:val="24"/>
              <w:szCs w:val="24"/>
            </w:rPr>
          </w:rPrChange>
        </w:rPr>
      </w:pPr>
      <w:r w:rsidRPr="00755809">
        <w:rPr>
          <w:szCs w:val="28"/>
          <w:rPrChange w:id="156" w:author="Админ" w:date="2020-12-08T12:40:00Z">
            <w:rPr>
              <w:sz w:val="24"/>
              <w:szCs w:val="24"/>
            </w:rPr>
          </w:rPrChange>
        </w:rPr>
        <w:t xml:space="preserve">Рисунок 2 – </w:t>
      </w:r>
      <w:r w:rsidR="009F54C0" w:rsidRPr="00755809">
        <w:rPr>
          <w:szCs w:val="28"/>
          <w:rPrChange w:id="157" w:author="Админ" w:date="2020-12-08T12:40:00Z">
            <w:rPr>
              <w:sz w:val="24"/>
              <w:szCs w:val="24"/>
            </w:rPr>
          </w:rPrChange>
        </w:rPr>
        <w:t>Страница определенного товара</w:t>
      </w:r>
      <w:r w:rsidRPr="00755809">
        <w:rPr>
          <w:szCs w:val="28"/>
          <w:rPrChange w:id="158" w:author="Админ" w:date="2020-12-08T12:40:00Z">
            <w:rPr>
              <w:sz w:val="24"/>
              <w:szCs w:val="24"/>
            </w:rPr>
          </w:rPrChange>
        </w:rPr>
        <w:t>.</w:t>
      </w:r>
    </w:p>
    <w:p w14:paraId="3EC24A1F" w14:textId="3E59E719" w:rsidR="00124A82" w:rsidRPr="00124A82" w:rsidRDefault="00124A82" w:rsidP="00C15513">
      <w:pPr>
        <w:pStyle w:val="2"/>
        <w:spacing w:before="0" w:after="16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pPrChange w:id="159" w:author="Админ" w:date="2020-12-08T12:40:00Z">
          <w:pPr>
            <w:pStyle w:val="2"/>
            <w:spacing w:before="0" w:after="160" w:line="360" w:lineRule="auto"/>
          </w:pPr>
        </w:pPrChange>
      </w:pPr>
      <w:r>
        <w:rPr>
          <w:szCs w:val="28"/>
        </w:rPr>
        <w:br w:type="page"/>
      </w:r>
      <w:bookmarkStart w:id="160" w:name="_Toc58074203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4</w:t>
      </w:r>
      <w:r w:rsidRPr="00B66CA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Функциональные требования</w:t>
      </w:r>
      <w:bookmarkEnd w:id="160"/>
    </w:p>
    <w:p w14:paraId="3EA25E67" w14:textId="6446E3BF" w:rsidR="00124A82" w:rsidRDefault="00A56D0E" w:rsidP="00D02E92">
      <w:pPr>
        <w:rPr>
          <w:szCs w:val="28"/>
        </w:rPr>
      </w:pPr>
      <w:r>
        <w:rPr>
          <w:szCs w:val="28"/>
        </w:rPr>
        <w:t>Пользователь имеет следующие возможности:</w:t>
      </w:r>
    </w:p>
    <w:p w14:paraId="0E9C1099" w14:textId="46934F8F" w:rsidR="00A56D0E" w:rsidRPr="00A56D0E" w:rsidRDefault="00A56D0E" w:rsidP="00D02E92">
      <w:pPr>
        <w:pStyle w:val="a7"/>
        <w:numPr>
          <w:ilvl w:val="0"/>
          <w:numId w:val="17"/>
        </w:numPr>
        <w:spacing w:line="360" w:lineRule="auto"/>
        <w:ind w:hanging="357"/>
        <w:jc w:val="both"/>
        <w:rPr>
          <w:szCs w:val="28"/>
        </w:rPr>
        <w:pPrChange w:id="161" w:author="Админ" w:date="2020-12-08T12:40:00Z">
          <w:pPr>
            <w:pStyle w:val="a7"/>
            <w:numPr>
              <w:numId w:val="17"/>
            </w:numPr>
            <w:spacing w:line="360" w:lineRule="auto"/>
            <w:ind w:left="1429" w:hanging="357"/>
          </w:pPr>
        </w:pPrChange>
      </w:pPr>
      <w:del w:id="162" w:author="Админ" w:date="2020-12-08T12:40:00Z">
        <w:r w:rsidDel="00D02E92">
          <w:rPr>
            <w:rFonts w:ascii="Times New Roman" w:hAnsi="Times New Roman" w:cs="Times New Roman"/>
            <w:sz w:val="28"/>
            <w:szCs w:val="28"/>
          </w:rPr>
          <w:delText>З</w:delText>
        </w:r>
      </w:del>
      <w:ins w:id="163" w:author="Админ" w:date="2020-12-08T12:40:00Z">
        <w:r w:rsidR="00D02E92">
          <w:rPr>
            <w:rFonts w:ascii="Times New Roman" w:hAnsi="Times New Roman" w:cs="Times New Roman"/>
            <w:sz w:val="28"/>
            <w:szCs w:val="28"/>
          </w:rPr>
          <w:t>з</w:t>
        </w:r>
      </w:ins>
      <w:r>
        <w:rPr>
          <w:rFonts w:ascii="Times New Roman" w:hAnsi="Times New Roman" w:cs="Times New Roman"/>
          <w:sz w:val="28"/>
          <w:szCs w:val="28"/>
        </w:rPr>
        <w:t>арегистрироваться/войти в аккаунт;</w:t>
      </w:r>
    </w:p>
    <w:p w14:paraId="2BF7A496" w14:textId="2C16072C" w:rsidR="00A56D0E" w:rsidRPr="00A56D0E" w:rsidRDefault="00A56D0E" w:rsidP="00D02E92">
      <w:pPr>
        <w:pStyle w:val="a7"/>
        <w:numPr>
          <w:ilvl w:val="0"/>
          <w:numId w:val="17"/>
        </w:numPr>
        <w:spacing w:line="360" w:lineRule="auto"/>
        <w:ind w:hanging="357"/>
        <w:jc w:val="both"/>
        <w:rPr>
          <w:szCs w:val="28"/>
        </w:rPr>
        <w:pPrChange w:id="164" w:author="Админ" w:date="2020-12-08T12:40:00Z">
          <w:pPr>
            <w:pStyle w:val="a7"/>
            <w:numPr>
              <w:numId w:val="17"/>
            </w:numPr>
            <w:spacing w:line="360" w:lineRule="auto"/>
            <w:ind w:left="1429" w:hanging="357"/>
          </w:pPr>
        </w:pPrChange>
      </w:pPr>
      <w:del w:id="165" w:author="Админ" w:date="2020-12-08T12:40:00Z">
        <w:r w:rsidDel="00D02E92">
          <w:rPr>
            <w:rFonts w:ascii="Times New Roman" w:hAnsi="Times New Roman" w:cs="Times New Roman"/>
            <w:sz w:val="28"/>
            <w:szCs w:val="28"/>
          </w:rPr>
          <w:delText>П</w:delText>
        </w:r>
      </w:del>
      <w:ins w:id="166" w:author="Админ" w:date="2020-12-08T12:40:00Z">
        <w:r w:rsidR="00D02E92">
          <w:rPr>
            <w:rFonts w:ascii="Times New Roman" w:hAnsi="Times New Roman" w:cs="Times New Roman"/>
            <w:sz w:val="28"/>
            <w:szCs w:val="28"/>
          </w:rPr>
          <w:t>п</w:t>
        </w:r>
      </w:ins>
      <w:r>
        <w:rPr>
          <w:rFonts w:ascii="Times New Roman" w:hAnsi="Times New Roman" w:cs="Times New Roman"/>
          <w:sz w:val="28"/>
          <w:szCs w:val="28"/>
        </w:rPr>
        <w:t xml:space="preserve">росматривать </w:t>
      </w:r>
      <w:r w:rsidR="000A79A0">
        <w:rPr>
          <w:rFonts w:ascii="Times New Roman" w:hAnsi="Times New Roman" w:cs="Times New Roman"/>
          <w:sz w:val="28"/>
          <w:szCs w:val="28"/>
        </w:rPr>
        <w:t>всю продукцию предприятия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30BE364" w14:textId="6C9306AB" w:rsidR="00A56D0E" w:rsidRPr="000A79A0" w:rsidRDefault="000A79A0" w:rsidP="00D02E92">
      <w:pPr>
        <w:pStyle w:val="a7"/>
        <w:numPr>
          <w:ilvl w:val="0"/>
          <w:numId w:val="17"/>
        </w:numPr>
        <w:spacing w:line="360" w:lineRule="auto"/>
        <w:ind w:hanging="357"/>
        <w:jc w:val="both"/>
        <w:rPr>
          <w:szCs w:val="28"/>
        </w:rPr>
        <w:pPrChange w:id="167" w:author="Админ" w:date="2020-12-08T12:40:00Z">
          <w:pPr>
            <w:pStyle w:val="a7"/>
            <w:numPr>
              <w:numId w:val="17"/>
            </w:numPr>
            <w:spacing w:line="360" w:lineRule="auto"/>
            <w:ind w:left="1429" w:hanging="357"/>
          </w:pPr>
        </w:pPrChange>
      </w:pPr>
      <w:del w:id="168" w:author="Админ" w:date="2020-12-08T12:40:00Z">
        <w:r w:rsidDel="00D02E92">
          <w:rPr>
            <w:rFonts w:ascii="Times New Roman" w:hAnsi="Times New Roman" w:cs="Times New Roman"/>
            <w:sz w:val="28"/>
            <w:szCs w:val="28"/>
          </w:rPr>
          <w:delText>П</w:delText>
        </w:r>
      </w:del>
      <w:ins w:id="169" w:author="Админ" w:date="2020-12-08T12:40:00Z">
        <w:r w:rsidR="00D02E92">
          <w:rPr>
            <w:rFonts w:ascii="Times New Roman" w:hAnsi="Times New Roman" w:cs="Times New Roman"/>
            <w:sz w:val="28"/>
            <w:szCs w:val="28"/>
          </w:rPr>
          <w:t>п</w:t>
        </w:r>
      </w:ins>
      <w:r>
        <w:rPr>
          <w:rFonts w:ascii="Times New Roman" w:hAnsi="Times New Roman" w:cs="Times New Roman"/>
          <w:sz w:val="28"/>
          <w:szCs w:val="28"/>
        </w:rPr>
        <w:t>росматривать свои прошлые заказы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B43024" w14:textId="4B8579B8" w:rsidR="000A79A0" w:rsidRPr="00A56D0E" w:rsidRDefault="005714AF" w:rsidP="00D02E92">
      <w:pPr>
        <w:pStyle w:val="a7"/>
        <w:numPr>
          <w:ilvl w:val="0"/>
          <w:numId w:val="17"/>
        </w:numPr>
        <w:spacing w:line="360" w:lineRule="auto"/>
        <w:ind w:hanging="357"/>
        <w:jc w:val="both"/>
        <w:rPr>
          <w:szCs w:val="28"/>
        </w:rPr>
        <w:pPrChange w:id="170" w:author="Админ" w:date="2020-12-08T12:40:00Z">
          <w:pPr>
            <w:pStyle w:val="a7"/>
            <w:numPr>
              <w:numId w:val="17"/>
            </w:numPr>
            <w:spacing w:line="360" w:lineRule="auto"/>
            <w:ind w:left="1429" w:hanging="357"/>
          </w:pPr>
        </w:pPrChange>
      </w:pPr>
      <w:del w:id="171" w:author="Админ" w:date="2020-12-08T12:40:00Z">
        <w:r w:rsidDel="00D02E92">
          <w:rPr>
            <w:rFonts w:ascii="Times New Roman" w:hAnsi="Times New Roman" w:cs="Times New Roman"/>
            <w:sz w:val="28"/>
            <w:szCs w:val="28"/>
          </w:rPr>
          <w:delText>О</w:delText>
        </w:r>
      </w:del>
      <w:ins w:id="172" w:author="Админ" w:date="2020-12-08T12:40:00Z">
        <w:r w:rsidR="00D02E92">
          <w:rPr>
            <w:rFonts w:ascii="Times New Roman" w:hAnsi="Times New Roman" w:cs="Times New Roman"/>
            <w:sz w:val="28"/>
            <w:szCs w:val="28"/>
          </w:rPr>
          <w:t>о</w:t>
        </w:r>
      </w:ins>
      <w:r>
        <w:rPr>
          <w:rFonts w:ascii="Times New Roman" w:hAnsi="Times New Roman" w:cs="Times New Roman"/>
          <w:sz w:val="28"/>
          <w:szCs w:val="28"/>
        </w:rPr>
        <w:t xml:space="preserve">бращение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, с целью отправки заказа на сервер</w:t>
      </w:r>
      <w:ins w:id="173" w:author="Админ" w:date="2020-12-08T12:40:00Z">
        <w:r w:rsidR="00D02E92">
          <w:rPr>
            <w:rFonts w:ascii="Times New Roman" w:hAnsi="Times New Roman" w:cs="Times New Roman"/>
            <w:sz w:val="28"/>
            <w:szCs w:val="28"/>
          </w:rPr>
          <w:t>.</w:t>
        </w:r>
      </w:ins>
      <w:del w:id="174" w:author="Админ" w:date="2020-12-08T12:40:00Z">
        <w:r w:rsidR="000A79A0" w:rsidRPr="000A79A0" w:rsidDel="00D02E92">
          <w:rPr>
            <w:rFonts w:ascii="Times New Roman" w:hAnsi="Times New Roman" w:cs="Times New Roman"/>
            <w:sz w:val="28"/>
            <w:szCs w:val="28"/>
          </w:rPr>
          <w:delText>;</w:delText>
        </w:r>
      </w:del>
    </w:p>
    <w:p w14:paraId="5345D9C8" w14:textId="2C9DB707" w:rsidR="00124A82" w:rsidRPr="00D02E92" w:rsidRDefault="00124A82" w:rsidP="00D02E92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rPrChange w:id="175" w:author="Админ" w:date="2020-12-08T12:41:00Z">
            <w:rPr>
              <w:rFonts w:ascii="Times New Roman" w:hAnsi="Times New Roman" w:cs="Times New Roman"/>
              <w:b/>
              <w:bCs/>
              <w:color w:val="000000" w:themeColor="text1"/>
              <w:sz w:val="32"/>
              <w:szCs w:val="32"/>
            </w:rPr>
          </w:rPrChange>
        </w:rPr>
        <w:pPrChange w:id="176" w:author="Админ" w:date="2020-12-08T12:41:00Z">
          <w:pPr>
            <w:pStyle w:val="2"/>
            <w:spacing w:before="0" w:after="160" w:line="360" w:lineRule="auto"/>
          </w:pPr>
        </w:pPrChange>
      </w:pPr>
      <w:r>
        <w:rPr>
          <w:szCs w:val="28"/>
        </w:rPr>
        <w:br w:type="page"/>
      </w:r>
      <w:bookmarkStart w:id="177" w:name="_Toc58074204"/>
      <w:r w:rsidRPr="00D02E9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rPrChange w:id="178" w:author="Админ" w:date="2020-12-08T12:41:00Z">
            <w:rPr>
              <w:rFonts w:ascii="Times New Roman" w:hAnsi="Times New Roman" w:cs="Times New Roman"/>
              <w:b/>
              <w:bCs/>
              <w:color w:val="000000" w:themeColor="text1"/>
              <w:sz w:val="32"/>
              <w:szCs w:val="32"/>
            </w:rPr>
          </w:rPrChange>
        </w:rPr>
        <w:lastRenderedPageBreak/>
        <w:t>5 Нефункциональные требования</w:t>
      </w:r>
      <w:bookmarkEnd w:id="177"/>
    </w:p>
    <w:p w14:paraId="318CE64A" w14:textId="65115E53" w:rsidR="00124A82" w:rsidRDefault="00A6254F" w:rsidP="00A6254F">
      <w:pPr>
        <w:pStyle w:val="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9" w:name="_Toc58074205"/>
      <w:r w:rsidRPr="00A625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5.1 Требования к программному обеспечению</w:t>
      </w:r>
      <w:bookmarkEnd w:id="179"/>
    </w:p>
    <w:p w14:paraId="665C84F8" w14:textId="6D312444" w:rsidR="00A6254F" w:rsidRDefault="000425B6" w:rsidP="00D02E92">
      <w:r>
        <w:t>Для обеспечения функционирования программного средства необходимо:</w:t>
      </w:r>
    </w:p>
    <w:p w14:paraId="11492DE8" w14:textId="76B313A8" w:rsidR="000425B6" w:rsidRPr="0072539E" w:rsidRDefault="0072539E" w:rsidP="00D02E92">
      <w:pPr>
        <w:pStyle w:val="a7"/>
        <w:numPr>
          <w:ilvl w:val="0"/>
          <w:numId w:val="18"/>
        </w:numPr>
        <w:spacing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  <w:pPrChange w:id="180" w:author="Админ" w:date="2020-12-08T12:41:00Z">
          <w:pPr>
            <w:pStyle w:val="a7"/>
            <w:numPr>
              <w:numId w:val="18"/>
            </w:numPr>
            <w:spacing w:line="360" w:lineRule="auto"/>
            <w:ind w:left="1429" w:hanging="357"/>
          </w:pPr>
        </w:pPrChange>
      </w:pPr>
      <w:r>
        <w:rPr>
          <w:rFonts w:ascii="Times New Roman" w:hAnsi="Times New Roman" w:cs="Times New Roman"/>
          <w:sz w:val="28"/>
          <w:szCs w:val="28"/>
        </w:rPr>
        <w:t>с</w:t>
      </w:r>
      <w:r w:rsidRPr="0072539E">
        <w:rPr>
          <w:rFonts w:ascii="Times New Roman" w:hAnsi="Times New Roman" w:cs="Times New Roman"/>
          <w:sz w:val="28"/>
          <w:szCs w:val="28"/>
        </w:rPr>
        <w:t xml:space="preserve">мартфон на базе </w:t>
      </w:r>
      <w:r w:rsidR="000425B6" w:rsidRPr="0072539E">
        <w:rPr>
          <w:rFonts w:ascii="Times New Roman" w:hAnsi="Times New Roman" w:cs="Times New Roman"/>
          <w:sz w:val="28"/>
          <w:szCs w:val="28"/>
        </w:rPr>
        <w:t xml:space="preserve">ОС </w:t>
      </w:r>
      <w:r w:rsidR="000425B6" w:rsidRPr="0072539E">
        <w:rPr>
          <w:rFonts w:ascii="Times New Roman" w:hAnsi="Times New Roman" w:cs="Times New Roman"/>
          <w:sz w:val="28"/>
          <w:szCs w:val="28"/>
          <w:lang w:val="en-CA"/>
        </w:rPr>
        <w:t>Android</w:t>
      </w:r>
      <w:r w:rsidR="000425B6" w:rsidRPr="0072539E">
        <w:rPr>
          <w:rFonts w:ascii="Times New Roman" w:hAnsi="Times New Roman" w:cs="Times New Roman"/>
          <w:sz w:val="28"/>
          <w:szCs w:val="28"/>
        </w:rPr>
        <w:t xml:space="preserve"> 8.0 – </w:t>
      </w:r>
      <w:r w:rsidR="000425B6" w:rsidRPr="0072539E">
        <w:rPr>
          <w:rFonts w:ascii="Times New Roman" w:hAnsi="Times New Roman" w:cs="Times New Roman"/>
          <w:sz w:val="28"/>
          <w:szCs w:val="28"/>
          <w:lang w:val="en-CA"/>
        </w:rPr>
        <w:t>API</w:t>
      </w:r>
      <w:r w:rsidR="000425B6" w:rsidRPr="0072539E">
        <w:rPr>
          <w:rFonts w:ascii="Times New Roman" w:hAnsi="Times New Roman" w:cs="Times New Roman"/>
          <w:sz w:val="28"/>
          <w:szCs w:val="28"/>
        </w:rPr>
        <w:t xml:space="preserve"> 26 и выше</w:t>
      </w:r>
      <w:r w:rsidR="009F17CC" w:rsidRPr="0072539E">
        <w:rPr>
          <w:rFonts w:ascii="Times New Roman" w:hAnsi="Times New Roman" w:cs="Times New Roman"/>
          <w:sz w:val="28"/>
          <w:szCs w:val="28"/>
        </w:rPr>
        <w:t>;</w:t>
      </w:r>
    </w:p>
    <w:p w14:paraId="6B3E73B0" w14:textId="349223AB" w:rsidR="0072539E" w:rsidRPr="0072539E" w:rsidRDefault="0072539E" w:rsidP="00D02E92">
      <w:pPr>
        <w:pStyle w:val="a7"/>
        <w:numPr>
          <w:ilvl w:val="0"/>
          <w:numId w:val="18"/>
        </w:numPr>
        <w:spacing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  <w:pPrChange w:id="181" w:author="Админ" w:date="2020-12-08T12:41:00Z">
          <w:pPr>
            <w:pStyle w:val="a7"/>
            <w:numPr>
              <w:numId w:val="18"/>
            </w:numPr>
            <w:spacing w:line="360" w:lineRule="auto"/>
            <w:ind w:left="1429" w:hanging="357"/>
          </w:pPr>
        </w:pPrChange>
      </w:pPr>
      <w:r>
        <w:rPr>
          <w:rFonts w:ascii="Times New Roman" w:hAnsi="Times New Roman" w:cs="Times New Roman"/>
          <w:sz w:val="28"/>
          <w:szCs w:val="28"/>
        </w:rPr>
        <w:t>у</w:t>
      </w:r>
      <w:r w:rsidRPr="0072539E">
        <w:rPr>
          <w:rFonts w:ascii="Times New Roman" w:hAnsi="Times New Roman" w:cs="Times New Roman"/>
          <w:sz w:val="28"/>
          <w:szCs w:val="28"/>
        </w:rPr>
        <w:t>становленное на смартфон приложение «</w:t>
      </w:r>
      <w:r w:rsidRPr="0072539E">
        <w:rPr>
          <w:rFonts w:ascii="Times New Roman" w:hAnsi="Times New Roman" w:cs="Times New Roman"/>
          <w:sz w:val="28"/>
          <w:szCs w:val="28"/>
          <w:lang w:val="en-CA"/>
        </w:rPr>
        <w:t>Play</w:t>
      </w:r>
      <w:r w:rsidRPr="0072539E">
        <w:rPr>
          <w:rFonts w:ascii="Times New Roman" w:hAnsi="Times New Roman" w:cs="Times New Roman"/>
          <w:sz w:val="28"/>
          <w:szCs w:val="28"/>
        </w:rPr>
        <w:t xml:space="preserve"> </w:t>
      </w:r>
      <w:r w:rsidRPr="0072539E">
        <w:rPr>
          <w:rFonts w:ascii="Times New Roman" w:hAnsi="Times New Roman" w:cs="Times New Roman"/>
          <w:sz w:val="28"/>
          <w:szCs w:val="28"/>
          <w:lang w:val="en-CA"/>
        </w:rPr>
        <w:t>Market</w:t>
      </w:r>
      <w:r w:rsidRPr="0072539E">
        <w:rPr>
          <w:rFonts w:ascii="Times New Roman" w:hAnsi="Times New Roman" w:cs="Times New Roman"/>
          <w:sz w:val="28"/>
          <w:szCs w:val="28"/>
        </w:rPr>
        <w:t>».</w:t>
      </w:r>
    </w:p>
    <w:p w14:paraId="2835ACF4" w14:textId="066610BD" w:rsidR="00A6254F" w:rsidRDefault="00A6254F" w:rsidP="00A6254F">
      <w:pPr>
        <w:pStyle w:val="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2" w:name="_Toc58074206"/>
      <w:r w:rsidRPr="00A625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5.2 Требования к аппаратному обеспечению</w:t>
      </w:r>
      <w:bookmarkEnd w:id="182"/>
    </w:p>
    <w:p w14:paraId="149CD2B1" w14:textId="5114F4E2" w:rsidR="00A6254F" w:rsidRDefault="0072539E" w:rsidP="00D02E92">
      <w:r>
        <w:t>Для функционирования программного средства необходимы:</w:t>
      </w:r>
    </w:p>
    <w:p w14:paraId="2C0363E2" w14:textId="60A3CDD3" w:rsidR="0072539E" w:rsidRPr="0072539E" w:rsidRDefault="0072539E" w:rsidP="00D02E92">
      <w:pPr>
        <w:pStyle w:val="a7"/>
        <w:numPr>
          <w:ilvl w:val="0"/>
          <w:numId w:val="19"/>
        </w:numPr>
        <w:spacing w:line="360" w:lineRule="auto"/>
        <w:ind w:hanging="357"/>
        <w:jc w:val="both"/>
        <w:pPrChange w:id="183" w:author="Админ" w:date="2020-12-08T12:41:00Z">
          <w:pPr>
            <w:pStyle w:val="a7"/>
            <w:numPr>
              <w:numId w:val="19"/>
            </w:numPr>
            <w:spacing w:line="360" w:lineRule="auto"/>
            <w:ind w:left="1429" w:hanging="357"/>
          </w:pPr>
        </w:pPrChange>
      </w:pPr>
      <w:r>
        <w:rPr>
          <w:rFonts w:ascii="Times New Roman" w:hAnsi="Times New Roman" w:cs="Times New Roman"/>
          <w:sz w:val="28"/>
          <w:szCs w:val="28"/>
        </w:rPr>
        <w:t>количество оперативной памяти не менее 1 ГБ;</w:t>
      </w:r>
    </w:p>
    <w:p w14:paraId="346FCD92" w14:textId="52BCB12E" w:rsidR="0072539E" w:rsidRPr="0072539E" w:rsidRDefault="0072539E" w:rsidP="00D02E92">
      <w:pPr>
        <w:pStyle w:val="a7"/>
        <w:numPr>
          <w:ilvl w:val="0"/>
          <w:numId w:val="19"/>
        </w:numPr>
        <w:spacing w:line="360" w:lineRule="auto"/>
        <w:ind w:hanging="357"/>
        <w:jc w:val="both"/>
        <w:pPrChange w:id="184" w:author="Админ" w:date="2020-12-08T12:41:00Z">
          <w:pPr>
            <w:pStyle w:val="a7"/>
            <w:numPr>
              <w:numId w:val="19"/>
            </w:numPr>
            <w:spacing w:line="360" w:lineRule="auto"/>
            <w:ind w:left="1429" w:hanging="357"/>
          </w:pPr>
        </w:pPrChange>
      </w:pPr>
      <w:r>
        <w:rPr>
          <w:rFonts w:ascii="Times New Roman" w:hAnsi="Times New Roman" w:cs="Times New Roman"/>
          <w:sz w:val="28"/>
          <w:szCs w:val="28"/>
        </w:rPr>
        <w:t>наличие Интернет-соединения.</w:t>
      </w:r>
    </w:p>
    <w:p w14:paraId="0E3A97A2" w14:textId="5F4B9456" w:rsidR="00A6254F" w:rsidRDefault="00A6254F" w:rsidP="00A6254F">
      <w:pPr>
        <w:pStyle w:val="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5" w:name="_Toc58074207"/>
      <w:r w:rsidRPr="00A625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5.3 Требования к надёжности</w:t>
      </w:r>
      <w:bookmarkEnd w:id="185"/>
    </w:p>
    <w:p w14:paraId="43C83602" w14:textId="77777777" w:rsidR="0072539E" w:rsidRDefault="0072539E" w:rsidP="0072539E">
      <w:pPr>
        <w:pStyle w:val="C-Text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 программному средству предъявляются следующие требования в плане надёжности:</w:t>
      </w:r>
    </w:p>
    <w:p w14:paraId="72CCC277" w14:textId="77777777" w:rsidR="0072539E" w:rsidRDefault="0072539E" w:rsidP="0072539E">
      <w:pPr>
        <w:pStyle w:val="C-Text"/>
        <w:numPr>
          <w:ilvl w:val="0"/>
          <w:numId w:val="2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входные данные должны подвергаться проверке на корректность;</w:t>
      </w:r>
    </w:p>
    <w:p w14:paraId="344D43F8" w14:textId="77777777" w:rsidR="0072539E" w:rsidRDefault="0072539E" w:rsidP="0072539E">
      <w:pPr>
        <w:pStyle w:val="C-Text"/>
        <w:numPr>
          <w:ilvl w:val="0"/>
          <w:numId w:val="2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поступление на ввод некорректных данных должно корректно обрабатываться.</w:t>
      </w:r>
    </w:p>
    <w:p w14:paraId="69D5B36A" w14:textId="77777777" w:rsidR="008C5280" w:rsidRDefault="00124A82" w:rsidP="00124A82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44841CD1" w14:textId="5CF83521" w:rsidR="008C5280" w:rsidRPr="0021057F" w:rsidRDefault="008C5280" w:rsidP="00294877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rPrChange w:id="186" w:author="Админ" w:date="2020-12-08T12:42:00Z">
            <w:rPr>
              <w:rFonts w:ascii="Times New Roman" w:hAnsi="Times New Roman" w:cs="Times New Roman"/>
              <w:b/>
              <w:bCs/>
              <w:color w:val="000000" w:themeColor="text1"/>
              <w:sz w:val="32"/>
              <w:szCs w:val="32"/>
            </w:rPr>
          </w:rPrChange>
        </w:rPr>
        <w:pPrChange w:id="187" w:author="Админ" w:date="2020-12-08T12:41:00Z">
          <w:pPr>
            <w:pStyle w:val="2"/>
            <w:spacing w:before="0" w:after="160" w:line="360" w:lineRule="auto"/>
          </w:pPr>
        </w:pPrChange>
      </w:pPr>
      <w:bookmarkStart w:id="188" w:name="_Toc58074208"/>
      <w:r w:rsidRPr="0021057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rPrChange w:id="189" w:author="Админ" w:date="2020-12-08T12:42:00Z">
            <w:rPr>
              <w:rFonts w:ascii="Times New Roman" w:hAnsi="Times New Roman" w:cs="Times New Roman"/>
              <w:b/>
              <w:bCs/>
              <w:color w:val="000000" w:themeColor="text1"/>
              <w:sz w:val="32"/>
              <w:szCs w:val="32"/>
            </w:rPr>
          </w:rPrChange>
        </w:rPr>
        <w:lastRenderedPageBreak/>
        <w:t>6 Используемые инструменты</w:t>
      </w:r>
      <w:bookmarkEnd w:id="188"/>
    </w:p>
    <w:p w14:paraId="1B5264A8" w14:textId="17D03696" w:rsidR="007A5CC1" w:rsidRDefault="0072539E" w:rsidP="00594EB6">
      <w:pPr>
        <w:rPr>
          <w:szCs w:val="28"/>
        </w:rPr>
      </w:pPr>
      <w:r>
        <w:rPr>
          <w:szCs w:val="28"/>
        </w:rPr>
        <w:t>При создании приложения были использованы следующие средства и технологии:</w:t>
      </w:r>
    </w:p>
    <w:p w14:paraId="29CADE7A" w14:textId="280C5879" w:rsidR="0072539E" w:rsidRPr="0072539E" w:rsidRDefault="0072539E" w:rsidP="00594EB6">
      <w:pPr>
        <w:pStyle w:val="a7"/>
        <w:numPr>
          <w:ilvl w:val="0"/>
          <w:numId w:val="24"/>
        </w:numPr>
        <w:spacing w:line="360" w:lineRule="auto"/>
        <w:ind w:hanging="357"/>
        <w:jc w:val="both"/>
        <w:rPr>
          <w:rFonts w:ascii="Times New Roman" w:hAnsi="Times New Roman" w:cs="Times New Roman"/>
          <w:sz w:val="28"/>
          <w:szCs w:val="28"/>
          <w:lang w:val="en-CA"/>
        </w:rPr>
        <w:pPrChange w:id="190" w:author="Админ" w:date="2020-12-08T12:41:00Z">
          <w:pPr>
            <w:pStyle w:val="a7"/>
            <w:numPr>
              <w:numId w:val="24"/>
            </w:numPr>
            <w:spacing w:line="360" w:lineRule="auto"/>
            <w:ind w:left="1429" w:hanging="357"/>
          </w:pPr>
        </w:pPrChange>
      </w:pPr>
      <w:del w:id="191" w:author="Админ" w:date="2020-12-08T12:41:00Z">
        <w:r w:rsidRPr="0072539E" w:rsidDel="00594EB6">
          <w:rPr>
            <w:rFonts w:ascii="Times New Roman" w:hAnsi="Times New Roman" w:cs="Times New Roman"/>
            <w:sz w:val="28"/>
            <w:szCs w:val="28"/>
          </w:rPr>
          <w:delText>С</w:delText>
        </w:r>
      </w:del>
      <w:ins w:id="192" w:author="Админ" w:date="2020-12-08T12:41:00Z">
        <w:r w:rsidR="00594EB6">
          <w:rPr>
            <w:rFonts w:ascii="Times New Roman" w:hAnsi="Times New Roman" w:cs="Times New Roman"/>
            <w:sz w:val="28"/>
            <w:szCs w:val="28"/>
          </w:rPr>
          <w:t>с</w:t>
        </w:r>
      </w:ins>
      <w:r w:rsidRPr="0072539E">
        <w:rPr>
          <w:rFonts w:ascii="Times New Roman" w:hAnsi="Times New Roman" w:cs="Times New Roman"/>
          <w:sz w:val="28"/>
          <w:szCs w:val="28"/>
        </w:rPr>
        <w:t>реда</w:t>
      </w:r>
      <w:r w:rsidRPr="0072539E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r w:rsidRPr="0072539E">
        <w:rPr>
          <w:rFonts w:ascii="Times New Roman" w:hAnsi="Times New Roman" w:cs="Times New Roman"/>
          <w:sz w:val="28"/>
          <w:szCs w:val="28"/>
        </w:rPr>
        <w:t>разработки</w:t>
      </w:r>
      <w:r w:rsidRPr="0072539E">
        <w:rPr>
          <w:rFonts w:ascii="Times New Roman" w:hAnsi="Times New Roman" w:cs="Times New Roman"/>
          <w:sz w:val="28"/>
          <w:szCs w:val="28"/>
          <w:lang w:val="en-CA"/>
        </w:rPr>
        <w:t xml:space="preserve"> Microsoft Visual Studio 2019.</w:t>
      </w:r>
    </w:p>
    <w:p w14:paraId="6CE298B0" w14:textId="1DC6E378" w:rsidR="0072539E" w:rsidRPr="0072539E" w:rsidRDefault="0072539E" w:rsidP="00594EB6">
      <w:pPr>
        <w:pStyle w:val="a7"/>
        <w:spacing w:line="360" w:lineRule="auto"/>
        <w:ind w:left="1429"/>
        <w:jc w:val="both"/>
        <w:rPr>
          <w:rFonts w:ascii="Times New Roman" w:hAnsi="Times New Roman" w:cs="Times New Roman"/>
          <w:color w:val="000000"/>
          <w:sz w:val="28"/>
          <w:szCs w:val="28"/>
        </w:rPr>
        <w:pPrChange w:id="193" w:author="Админ" w:date="2020-12-08T12:41:00Z">
          <w:pPr>
            <w:pStyle w:val="a7"/>
            <w:spacing w:line="360" w:lineRule="auto"/>
            <w:ind w:left="1429"/>
          </w:pPr>
        </w:pPrChange>
      </w:pPr>
      <w:r w:rsidRPr="0072539E">
        <w:rPr>
          <w:rFonts w:ascii="Times New Roman" w:hAnsi="Times New Roman" w:cs="Times New Roman"/>
          <w:color w:val="000000"/>
          <w:sz w:val="28"/>
          <w:szCs w:val="28"/>
        </w:rPr>
        <w:t>Достоинства: поддержка большинства плагинов для разработки на разных языках, доступен встроенный терминал, скорость.</w:t>
      </w:r>
    </w:p>
    <w:p w14:paraId="4C087AFE" w14:textId="77777777" w:rsidR="0072539E" w:rsidRPr="0072539E" w:rsidRDefault="0072539E" w:rsidP="00594EB6">
      <w:pPr>
        <w:pStyle w:val="a7"/>
        <w:spacing w:line="360" w:lineRule="auto"/>
        <w:ind w:left="1429"/>
        <w:jc w:val="both"/>
        <w:rPr>
          <w:rFonts w:ascii="Times New Roman" w:hAnsi="Times New Roman" w:cs="Times New Roman"/>
          <w:color w:val="000000"/>
          <w:sz w:val="28"/>
          <w:szCs w:val="28"/>
        </w:rPr>
        <w:pPrChange w:id="194" w:author="Админ" w:date="2020-12-08T12:41:00Z">
          <w:pPr>
            <w:pStyle w:val="a7"/>
            <w:spacing w:line="360" w:lineRule="auto"/>
            <w:ind w:left="1429"/>
          </w:pPr>
        </w:pPrChange>
      </w:pPr>
      <w:r w:rsidRPr="0072539E">
        <w:rPr>
          <w:rFonts w:ascii="Times New Roman" w:hAnsi="Times New Roman" w:cs="Times New Roman"/>
          <w:color w:val="000000"/>
          <w:sz w:val="28"/>
          <w:szCs w:val="28"/>
        </w:rPr>
        <w:t xml:space="preserve">Недостатки: высокая потребность в оперативной памяти. </w:t>
      </w:r>
    </w:p>
    <w:p w14:paraId="7C634134" w14:textId="72112E75" w:rsidR="0072539E" w:rsidRDefault="0072539E" w:rsidP="00594EB6">
      <w:pPr>
        <w:pStyle w:val="a7"/>
        <w:spacing w:line="360" w:lineRule="auto"/>
        <w:ind w:left="1429"/>
        <w:jc w:val="both"/>
        <w:rPr>
          <w:rFonts w:ascii="Times New Roman" w:hAnsi="Times New Roman" w:cs="Times New Roman"/>
          <w:color w:val="000000"/>
          <w:sz w:val="28"/>
          <w:szCs w:val="28"/>
        </w:rPr>
        <w:pPrChange w:id="195" w:author="Админ" w:date="2020-12-08T12:41:00Z">
          <w:pPr>
            <w:pStyle w:val="a7"/>
            <w:spacing w:line="360" w:lineRule="auto"/>
            <w:ind w:left="1429"/>
          </w:pPr>
        </w:pPrChange>
      </w:pPr>
      <w:r w:rsidRPr="0072539E">
        <w:rPr>
          <w:rFonts w:ascii="Times New Roman" w:hAnsi="Times New Roman" w:cs="Times New Roman"/>
          <w:color w:val="000000"/>
          <w:sz w:val="28"/>
          <w:szCs w:val="28"/>
        </w:rPr>
        <w:t xml:space="preserve">Данное программное обеспечение необходимо использовать ввиду его возможностей для разработки проектов на </w:t>
      </w:r>
      <w:r w:rsidRPr="0072539E">
        <w:rPr>
          <w:rFonts w:ascii="Times New Roman" w:hAnsi="Times New Roman" w:cs="Times New Roman"/>
          <w:color w:val="000000"/>
          <w:sz w:val="28"/>
          <w:szCs w:val="28"/>
          <w:lang w:val="en-US"/>
        </w:rPr>
        <w:t>Xamarin</w:t>
      </w:r>
      <w:r w:rsidRPr="0072539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83043BB" w14:textId="4177F766" w:rsidR="0072539E" w:rsidRDefault="00AF3C92" w:rsidP="00594EB6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  <w:pPrChange w:id="196" w:author="Админ" w:date="2020-12-08T12:41:00Z">
          <w:pPr>
            <w:pStyle w:val="a7"/>
            <w:numPr>
              <w:numId w:val="24"/>
            </w:numPr>
            <w:spacing w:line="360" w:lineRule="auto"/>
            <w:ind w:left="1429" w:hanging="360"/>
          </w:pPr>
        </w:pPrChange>
      </w:pPr>
      <w:del w:id="197" w:author="Админ" w:date="2020-12-08T12:41:00Z">
        <w:r w:rsidDel="00594EB6">
          <w:rPr>
            <w:rFonts w:ascii="Times New Roman" w:hAnsi="Times New Roman" w:cs="Times New Roman"/>
            <w:color w:val="000000"/>
            <w:sz w:val="28"/>
            <w:szCs w:val="28"/>
          </w:rPr>
          <w:delText>П</w:delText>
        </w:r>
      </w:del>
      <w:ins w:id="198" w:author="Админ" w:date="2020-12-08T12:41:00Z">
        <w:r w:rsidR="00594EB6">
          <w:rPr>
            <w:rFonts w:ascii="Times New Roman" w:hAnsi="Times New Roman" w:cs="Times New Roman"/>
            <w:color w:val="000000"/>
            <w:sz w:val="28"/>
            <w:szCs w:val="28"/>
          </w:rPr>
          <w:t>п</w:t>
        </w:r>
      </w:ins>
      <w:r>
        <w:rPr>
          <w:rFonts w:ascii="Times New Roman" w:hAnsi="Times New Roman" w:cs="Times New Roman"/>
          <w:color w:val="000000"/>
          <w:sz w:val="28"/>
          <w:szCs w:val="28"/>
        </w:rPr>
        <w:t xml:space="preserve">латформа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CA"/>
        </w:rPr>
        <w:t>Xamarin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с открытым исходным кодом, </w:t>
      </w:r>
      <w:r w:rsidRPr="00AF3C92">
        <w:rPr>
          <w:rFonts w:ascii="Times New Roman" w:hAnsi="Times New Roman" w:cs="Times New Roman"/>
          <w:color w:val="000000"/>
          <w:sz w:val="28"/>
          <w:szCs w:val="28"/>
        </w:rPr>
        <w:t xml:space="preserve">предназначенная для построения современных производительных приложений для </w:t>
      </w:r>
      <w:proofErr w:type="spellStart"/>
      <w:r w:rsidRPr="00AF3C92">
        <w:rPr>
          <w:rFonts w:ascii="Times New Roman" w:hAnsi="Times New Roman" w:cs="Times New Roman"/>
          <w:color w:val="000000"/>
          <w:sz w:val="28"/>
          <w:szCs w:val="28"/>
        </w:rPr>
        <w:t>iOS</w:t>
      </w:r>
      <w:proofErr w:type="spellEnd"/>
      <w:r w:rsidRPr="00AF3C9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F3C92">
        <w:rPr>
          <w:rFonts w:ascii="Times New Roman" w:hAnsi="Times New Roman" w:cs="Times New Roman"/>
          <w:color w:val="000000"/>
          <w:sz w:val="28"/>
          <w:szCs w:val="28"/>
        </w:rPr>
        <w:t>Android</w:t>
      </w:r>
      <w:proofErr w:type="spellEnd"/>
      <w:r w:rsidRPr="00AF3C92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AF3C92">
        <w:rPr>
          <w:rFonts w:ascii="Times New Roman" w:hAnsi="Times New Roman" w:cs="Times New Roman"/>
          <w:color w:val="000000"/>
          <w:sz w:val="28"/>
          <w:szCs w:val="28"/>
        </w:rPr>
        <w:t>Windows</w:t>
      </w:r>
      <w:proofErr w:type="spellEnd"/>
      <w:r w:rsidRPr="00AF3C92">
        <w:rPr>
          <w:rFonts w:ascii="Times New Roman" w:hAnsi="Times New Roman" w:cs="Times New Roman"/>
          <w:color w:val="000000"/>
          <w:sz w:val="28"/>
          <w:szCs w:val="28"/>
        </w:rPr>
        <w:t xml:space="preserve"> с .NET.</w:t>
      </w:r>
    </w:p>
    <w:p w14:paraId="1C7D5EB0" w14:textId="634A2880" w:rsidR="00AF3C92" w:rsidRPr="005714AF" w:rsidRDefault="005714AF" w:rsidP="00594EB6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  <w:pPrChange w:id="199" w:author="Админ" w:date="2020-12-08T12:41:00Z">
          <w:pPr>
            <w:pStyle w:val="a7"/>
            <w:numPr>
              <w:numId w:val="24"/>
            </w:numPr>
            <w:spacing w:line="360" w:lineRule="auto"/>
            <w:ind w:left="1429" w:hanging="360"/>
          </w:pPr>
        </w:pPrChange>
      </w:pPr>
      <w:del w:id="200" w:author="Админ" w:date="2020-12-08T12:41:00Z">
        <w:r w:rsidDel="00594EB6">
          <w:rPr>
            <w:rFonts w:ascii="Times New Roman" w:hAnsi="Times New Roman" w:cs="Times New Roman"/>
            <w:color w:val="000000"/>
            <w:sz w:val="28"/>
            <w:szCs w:val="28"/>
          </w:rPr>
          <w:delText>Э</w:delText>
        </w:r>
      </w:del>
      <w:ins w:id="201" w:author="Админ" w:date="2020-12-08T12:41:00Z">
        <w:r w:rsidR="00594EB6">
          <w:rPr>
            <w:rFonts w:ascii="Times New Roman" w:hAnsi="Times New Roman" w:cs="Times New Roman"/>
            <w:color w:val="000000"/>
            <w:sz w:val="28"/>
            <w:szCs w:val="28"/>
          </w:rPr>
          <w:t>э</w:t>
        </w:r>
      </w:ins>
      <w:r>
        <w:rPr>
          <w:rFonts w:ascii="Times New Roman" w:hAnsi="Times New Roman" w:cs="Times New Roman"/>
          <w:color w:val="000000"/>
          <w:sz w:val="28"/>
          <w:szCs w:val="28"/>
        </w:rPr>
        <w:t>мулятор с</w:t>
      </w:r>
      <w:r w:rsidR="00AF3C92">
        <w:rPr>
          <w:rFonts w:ascii="Times New Roman" w:hAnsi="Times New Roman" w:cs="Times New Roman"/>
          <w:color w:val="000000"/>
          <w:sz w:val="28"/>
          <w:szCs w:val="28"/>
        </w:rPr>
        <w:t>мартфон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AF3C92" w:rsidRPr="005714A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714AF">
        <w:rPr>
          <w:rFonts w:ascii="Times New Roman" w:hAnsi="Times New Roman" w:cs="Times New Roman"/>
          <w:color w:val="000000"/>
          <w:sz w:val="28"/>
          <w:szCs w:val="28"/>
          <w:lang w:val="en-CA"/>
        </w:rPr>
        <w:t>Pixel</w:t>
      </w:r>
      <w:r w:rsidRPr="005714A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714AF">
        <w:rPr>
          <w:rFonts w:ascii="Times New Roman" w:hAnsi="Times New Roman" w:cs="Times New Roman"/>
          <w:color w:val="000000"/>
          <w:sz w:val="28"/>
          <w:szCs w:val="28"/>
          <w:lang w:val="en-CA"/>
        </w:rPr>
        <w:t>XL</w:t>
      </w:r>
      <w:r w:rsidRPr="005714A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714AF">
        <w:rPr>
          <w:rFonts w:ascii="Times New Roman" w:hAnsi="Times New Roman" w:cs="Times New Roman"/>
          <w:color w:val="000000"/>
          <w:sz w:val="28"/>
          <w:szCs w:val="28"/>
          <w:lang w:val="en-CA"/>
        </w:rPr>
        <w:t>Oreo</w:t>
      </w:r>
      <w:r w:rsidRPr="005714AF">
        <w:rPr>
          <w:rFonts w:ascii="Times New Roman" w:hAnsi="Times New Roman" w:cs="Times New Roman"/>
          <w:color w:val="000000"/>
          <w:sz w:val="28"/>
          <w:szCs w:val="28"/>
        </w:rPr>
        <w:t xml:space="preserve"> 8.0 – </w:t>
      </w:r>
      <w:r w:rsidRPr="005714AF">
        <w:rPr>
          <w:rFonts w:ascii="Times New Roman" w:hAnsi="Times New Roman" w:cs="Times New Roman"/>
          <w:color w:val="000000"/>
          <w:sz w:val="28"/>
          <w:szCs w:val="28"/>
          <w:lang w:val="en-CA"/>
        </w:rPr>
        <w:t>API</w:t>
      </w:r>
      <w:r w:rsidRPr="005714AF">
        <w:rPr>
          <w:rFonts w:ascii="Times New Roman" w:hAnsi="Times New Roman" w:cs="Times New Roman"/>
          <w:color w:val="000000"/>
          <w:sz w:val="28"/>
          <w:szCs w:val="28"/>
        </w:rPr>
        <w:t xml:space="preserve"> 26, 1</w:t>
      </w:r>
      <w:r w:rsidRPr="005714AF">
        <w:rPr>
          <w:rFonts w:ascii="Times New Roman" w:hAnsi="Times New Roman" w:cs="Times New Roman"/>
          <w:color w:val="000000"/>
          <w:sz w:val="28"/>
          <w:szCs w:val="28"/>
          <w:lang w:val="en-CA"/>
        </w:rPr>
        <w:t>GB</w:t>
      </w:r>
      <w:r w:rsidR="00AF3C92" w:rsidRPr="005714A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26F63A3" w14:textId="2F0097D5" w:rsidR="00AF3C92" w:rsidRPr="00AF3C92" w:rsidDel="00594EB6" w:rsidRDefault="00AF3C92" w:rsidP="00594EB6">
      <w:pPr>
        <w:pStyle w:val="a7"/>
        <w:spacing w:line="360" w:lineRule="auto"/>
        <w:ind w:left="1429"/>
        <w:jc w:val="both"/>
        <w:rPr>
          <w:del w:id="202" w:author="Админ" w:date="2020-12-08T12:41:00Z"/>
          <w:rFonts w:ascii="Times New Roman" w:hAnsi="Times New Roman" w:cs="Times New Roman"/>
          <w:color w:val="000000"/>
          <w:sz w:val="28"/>
          <w:szCs w:val="28"/>
        </w:rPr>
        <w:pPrChange w:id="203" w:author="Админ" w:date="2020-12-08T12:41:00Z">
          <w:pPr>
            <w:pStyle w:val="a7"/>
            <w:spacing w:line="360" w:lineRule="auto"/>
            <w:ind w:left="1429"/>
          </w:pPr>
        </w:pPrChange>
      </w:pPr>
      <w:r>
        <w:rPr>
          <w:rFonts w:ascii="Times New Roman" w:hAnsi="Times New Roman" w:cs="Times New Roman"/>
          <w:color w:val="000000"/>
          <w:sz w:val="28"/>
          <w:szCs w:val="28"/>
        </w:rPr>
        <w:t>Устройство, необходимое для тестирования приложения на наличие ошибок.</w:t>
      </w:r>
    </w:p>
    <w:p w14:paraId="1525148E" w14:textId="77777777" w:rsidR="0072539E" w:rsidRPr="00AF3C92" w:rsidRDefault="0072539E" w:rsidP="00594EB6">
      <w:pPr>
        <w:pStyle w:val="a7"/>
        <w:spacing w:line="360" w:lineRule="auto"/>
        <w:ind w:left="1429"/>
        <w:jc w:val="both"/>
        <w:rPr>
          <w:szCs w:val="28"/>
        </w:rPr>
        <w:pPrChange w:id="204" w:author="Админ" w:date="2020-12-08T12:41:00Z">
          <w:pPr/>
        </w:pPrChange>
      </w:pPr>
    </w:p>
    <w:p w14:paraId="48B75059" w14:textId="276376D1" w:rsidR="007A5CC1" w:rsidRPr="0021057F" w:rsidRDefault="007A5CC1" w:rsidP="00294877">
      <w:pPr>
        <w:spacing w:after="240" w:line="259" w:lineRule="auto"/>
        <w:ind w:firstLine="0"/>
        <w:jc w:val="center"/>
        <w:rPr>
          <w:b/>
          <w:bCs/>
          <w:color w:val="000000" w:themeColor="text1"/>
          <w:szCs w:val="28"/>
          <w:rPrChange w:id="205" w:author="Админ" w:date="2020-12-08T12:42:00Z">
            <w:rPr>
              <w:b/>
              <w:bCs/>
              <w:color w:val="000000" w:themeColor="text1"/>
              <w:sz w:val="32"/>
              <w:szCs w:val="32"/>
            </w:rPr>
          </w:rPrChange>
        </w:rPr>
        <w:pPrChange w:id="206" w:author="Админ" w:date="2020-12-08T12:42:00Z">
          <w:pPr>
            <w:spacing w:after="160" w:line="259" w:lineRule="auto"/>
            <w:ind w:firstLine="0"/>
            <w:jc w:val="left"/>
          </w:pPr>
        </w:pPrChange>
      </w:pPr>
      <w:r w:rsidRPr="00AF3C92">
        <w:rPr>
          <w:szCs w:val="28"/>
        </w:rPr>
        <w:br w:type="page"/>
      </w:r>
      <w:r w:rsidRPr="0021057F">
        <w:rPr>
          <w:b/>
          <w:bCs/>
          <w:color w:val="000000" w:themeColor="text1"/>
          <w:szCs w:val="28"/>
          <w:rPrChange w:id="207" w:author="Админ" w:date="2020-12-08T12:42:00Z">
            <w:rPr>
              <w:b/>
              <w:bCs/>
              <w:color w:val="000000" w:themeColor="text1"/>
              <w:sz w:val="32"/>
              <w:szCs w:val="32"/>
            </w:rPr>
          </w:rPrChange>
        </w:rPr>
        <w:lastRenderedPageBreak/>
        <w:t>7 Отладка и тестирование программного средства</w:t>
      </w:r>
    </w:p>
    <w:p w14:paraId="5513A579" w14:textId="120D7EBA" w:rsidR="00AF3C92" w:rsidRDefault="00AF3C92" w:rsidP="00AF3C92">
      <w:r>
        <w:t xml:space="preserve">Тестирование продукта производилось методом ручного тестирования </w:t>
      </w:r>
      <w:r w:rsidR="004F7708">
        <w:t>с</w:t>
      </w:r>
      <w:r>
        <w:t xml:space="preserve"> использовани</w:t>
      </w:r>
      <w:r w:rsidR="004F7708">
        <w:t>ем</w:t>
      </w:r>
      <w:r>
        <w:t xml:space="preserve"> программных сре</w:t>
      </w:r>
      <w:proofErr w:type="gramStart"/>
      <w:r>
        <w:t>дств дл</w:t>
      </w:r>
      <w:proofErr w:type="gramEnd"/>
      <w:r>
        <w:t>я проверки</w:t>
      </w:r>
      <w:r w:rsidR="005714AF">
        <w:t xml:space="preserve">, </w:t>
      </w:r>
      <w:r>
        <w:t>путём моделирования действий пользователя.</w:t>
      </w:r>
    </w:p>
    <w:p w14:paraId="6DC0072B" w14:textId="11192AAD" w:rsidR="00AF3C92" w:rsidRDefault="00AF3C92" w:rsidP="00AF3C92">
      <w:r>
        <w:t xml:space="preserve">Тестирование проводилось на ОС </w:t>
      </w:r>
      <w:r>
        <w:rPr>
          <w:lang w:val="en-US"/>
        </w:rPr>
        <w:t>Windows</w:t>
      </w:r>
      <w:r>
        <w:t xml:space="preserve"> 10 с использованием </w:t>
      </w:r>
      <w:r w:rsidR="005714AF">
        <w:t xml:space="preserve">эмулятора </w:t>
      </w:r>
      <w:r w:rsidR="004F7708">
        <w:t xml:space="preserve">смартфона </w:t>
      </w:r>
      <w:r w:rsidR="004F7708">
        <w:rPr>
          <w:color w:val="000000"/>
          <w:szCs w:val="28"/>
        </w:rPr>
        <w:t>«</w:t>
      </w:r>
      <w:r w:rsidR="005714AF" w:rsidRPr="005714AF">
        <w:rPr>
          <w:color w:val="000000"/>
          <w:szCs w:val="28"/>
          <w:lang w:val="en-CA"/>
        </w:rPr>
        <w:t>Pixel</w:t>
      </w:r>
      <w:r w:rsidR="005714AF" w:rsidRPr="005714AF">
        <w:rPr>
          <w:color w:val="000000"/>
          <w:szCs w:val="28"/>
        </w:rPr>
        <w:t xml:space="preserve"> </w:t>
      </w:r>
      <w:r w:rsidR="005714AF" w:rsidRPr="005714AF">
        <w:rPr>
          <w:color w:val="000000"/>
          <w:szCs w:val="28"/>
          <w:lang w:val="en-CA"/>
        </w:rPr>
        <w:t>XL</w:t>
      </w:r>
      <w:r w:rsidR="005714AF" w:rsidRPr="005714AF">
        <w:rPr>
          <w:color w:val="000000"/>
          <w:szCs w:val="28"/>
        </w:rPr>
        <w:t xml:space="preserve"> </w:t>
      </w:r>
      <w:r w:rsidR="005714AF" w:rsidRPr="005714AF">
        <w:rPr>
          <w:color w:val="000000"/>
          <w:szCs w:val="28"/>
          <w:lang w:val="en-CA"/>
        </w:rPr>
        <w:t>Oreo</w:t>
      </w:r>
      <w:r w:rsidR="005714AF" w:rsidRPr="005714AF">
        <w:rPr>
          <w:color w:val="000000"/>
          <w:szCs w:val="28"/>
        </w:rPr>
        <w:t xml:space="preserve"> 8.0 – </w:t>
      </w:r>
      <w:r w:rsidR="005714AF" w:rsidRPr="005714AF">
        <w:rPr>
          <w:color w:val="000000"/>
          <w:szCs w:val="28"/>
          <w:lang w:val="en-CA"/>
        </w:rPr>
        <w:t>API</w:t>
      </w:r>
      <w:r w:rsidR="005714AF" w:rsidRPr="005714AF">
        <w:rPr>
          <w:color w:val="000000"/>
          <w:szCs w:val="28"/>
        </w:rPr>
        <w:t xml:space="preserve"> 26</w:t>
      </w:r>
      <w:r w:rsidR="005714AF">
        <w:rPr>
          <w:color w:val="000000"/>
          <w:szCs w:val="28"/>
        </w:rPr>
        <w:t>, 1</w:t>
      </w:r>
      <w:r w:rsidR="005714AF">
        <w:rPr>
          <w:color w:val="000000"/>
          <w:szCs w:val="28"/>
          <w:lang w:val="en-US"/>
        </w:rPr>
        <w:t>GB</w:t>
      </w:r>
      <w:r w:rsidR="004F7708">
        <w:rPr>
          <w:color w:val="000000"/>
          <w:szCs w:val="28"/>
        </w:rPr>
        <w:t>»</w:t>
      </w:r>
      <w:r>
        <w:t>.</w:t>
      </w:r>
    </w:p>
    <w:p w14:paraId="39BF9777" w14:textId="062280B5" w:rsidR="007A5CC1" w:rsidRPr="0021057F" w:rsidRDefault="007A5CC1" w:rsidP="000B65C3">
      <w:pPr>
        <w:pStyle w:val="1"/>
        <w:spacing w:before="0" w:after="16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rPrChange w:id="208" w:author="Админ" w:date="2020-12-08T12:42:00Z">
            <w:rPr>
              <w:rFonts w:ascii="Times New Roman" w:hAnsi="Times New Roman" w:cs="Times New Roman"/>
              <w:color w:val="000000" w:themeColor="text1"/>
            </w:rPr>
          </w:rPrChange>
        </w:rPr>
      </w:pPr>
      <w:r>
        <w:rPr>
          <w:szCs w:val="28"/>
        </w:rPr>
        <w:br w:type="page"/>
      </w:r>
      <w:bookmarkStart w:id="209" w:name="_Toc58074209"/>
      <w:r w:rsidR="00EF5E5F" w:rsidRPr="0021057F">
        <w:rPr>
          <w:rFonts w:ascii="Times New Roman" w:hAnsi="Times New Roman" w:cs="Times New Roman"/>
          <w:b/>
          <w:color w:val="000000" w:themeColor="text1"/>
          <w:sz w:val="28"/>
          <w:szCs w:val="28"/>
          <w:rPrChange w:id="210" w:author="Админ" w:date="2020-12-08T12:42:00Z">
            <w:rPr>
              <w:rFonts w:ascii="Times New Roman" w:hAnsi="Times New Roman" w:cs="Times New Roman"/>
              <w:color w:val="000000" w:themeColor="text1"/>
            </w:rPr>
          </w:rPrChange>
        </w:rPr>
        <w:lastRenderedPageBreak/>
        <w:t>ЗАКЛЮЧЕНИЕ</w:t>
      </w:r>
      <w:bookmarkEnd w:id="209"/>
    </w:p>
    <w:p w14:paraId="4B1403FA" w14:textId="750B6DBE" w:rsidR="004F7708" w:rsidRDefault="004F7708" w:rsidP="0021057F">
      <w:r>
        <w:t>По итогу проделанной работы были сформулированы функциональные и нефункциональные требования к программному продукту, а также разработано мобильное приложение.</w:t>
      </w:r>
    </w:p>
    <w:p w14:paraId="7B8E62BC" w14:textId="0C3263C1" w:rsidR="004F7708" w:rsidRDefault="004F7708" w:rsidP="0021057F">
      <w:pPr>
        <w:pPrChange w:id="211" w:author="Админ" w:date="2020-12-08T12:42:00Z">
          <w:pPr/>
        </w:pPrChange>
      </w:pPr>
      <w:r>
        <w:t>Также были выполнены следующие виды работ:</w:t>
      </w:r>
    </w:p>
    <w:p w14:paraId="04298AAE" w14:textId="289C2EA1" w:rsidR="004F7708" w:rsidRPr="004F7708" w:rsidRDefault="004F7708" w:rsidP="0021057F">
      <w:pPr>
        <w:pStyle w:val="a7"/>
        <w:numPr>
          <w:ilvl w:val="0"/>
          <w:numId w:val="26"/>
        </w:numPr>
        <w:spacing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  <w:pPrChange w:id="212" w:author="Админ" w:date="2020-12-08T12:42:00Z">
          <w:pPr>
            <w:pStyle w:val="a7"/>
            <w:numPr>
              <w:numId w:val="26"/>
            </w:numPr>
            <w:spacing w:line="360" w:lineRule="auto"/>
            <w:ind w:left="1429" w:hanging="357"/>
          </w:pPr>
        </w:pPrChange>
      </w:pPr>
      <w:r w:rsidRPr="004F7708">
        <w:rPr>
          <w:rFonts w:ascii="Times New Roman" w:hAnsi="Times New Roman" w:cs="Times New Roman"/>
          <w:sz w:val="28"/>
          <w:szCs w:val="28"/>
        </w:rPr>
        <w:t>Проанализирована предметная область разрабатываемого приложения;</w:t>
      </w:r>
    </w:p>
    <w:p w14:paraId="0AB5ACF6" w14:textId="4488E8EA" w:rsidR="004F7708" w:rsidRPr="004F7708" w:rsidRDefault="004F7708" w:rsidP="0021057F">
      <w:pPr>
        <w:pStyle w:val="a7"/>
        <w:numPr>
          <w:ilvl w:val="0"/>
          <w:numId w:val="26"/>
        </w:numPr>
        <w:spacing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  <w:pPrChange w:id="213" w:author="Админ" w:date="2020-12-08T12:42:00Z">
          <w:pPr>
            <w:pStyle w:val="a7"/>
            <w:numPr>
              <w:numId w:val="26"/>
            </w:numPr>
            <w:spacing w:line="360" w:lineRule="auto"/>
            <w:ind w:left="1429" w:hanging="357"/>
          </w:pPr>
        </w:pPrChange>
      </w:pPr>
      <w:r w:rsidRPr="004F7708">
        <w:rPr>
          <w:rFonts w:ascii="Times New Roman" w:hAnsi="Times New Roman" w:cs="Times New Roman"/>
          <w:sz w:val="28"/>
          <w:szCs w:val="28"/>
        </w:rPr>
        <w:t xml:space="preserve">Изучена среда разработки </w:t>
      </w:r>
      <w:r w:rsidRPr="004F7708">
        <w:rPr>
          <w:rFonts w:ascii="Times New Roman" w:hAnsi="Times New Roman" w:cs="Times New Roman"/>
          <w:sz w:val="28"/>
          <w:szCs w:val="28"/>
          <w:lang w:val="en-CA"/>
        </w:rPr>
        <w:t>Microsoft</w:t>
      </w:r>
      <w:r w:rsidRPr="004F7708">
        <w:rPr>
          <w:rFonts w:ascii="Times New Roman" w:hAnsi="Times New Roman" w:cs="Times New Roman"/>
          <w:sz w:val="28"/>
          <w:szCs w:val="28"/>
        </w:rPr>
        <w:t xml:space="preserve"> </w:t>
      </w:r>
      <w:r w:rsidRPr="004F7708">
        <w:rPr>
          <w:rFonts w:ascii="Times New Roman" w:hAnsi="Times New Roman" w:cs="Times New Roman"/>
          <w:sz w:val="28"/>
          <w:szCs w:val="28"/>
          <w:lang w:val="en-CA"/>
        </w:rPr>
        <w:t>Visual</w:t>
      </w:r>
      <w:r w:rsidRPr="004F7708">
        <w:rPr>
          <w:rFonts w:ascii="Times New Roman" w:hAnsi="Times New Roman" w:cs="Times New Roman"/>
          <w:sz w:val="28"/>
          <w:szCs w:val="28"/>
        </w:rPr>
        <w:t xml:space="preserve"> </w:t>
      </w:r>
      <w:r w:rsidRPr="004F7708">
        <w:rPr>
          <w:rFonts w:ascii="Times New Roman" w:hAnsi="Times New Roman" w:cs="Times New Roman"/>
          <w:sz w:val="28"/>
          <w:szCs w:val="28"/>
          <w:lang w:val="en-CA"/>
        </w:rPr>
        <w:t>Studio</w:t>
      </w:r>
      <w:r w:rsidRPr="004F7708">
        <w:rPr>
          <w:rFonts w:ascii="Times New Roman" w:hAnsi="Times New Roman" w:cs="Times New Roman"/>
          <w:sz w:val="28"/>
          <w:szCs w:val="28"/>
        </w:rPr>
        <w:t xml:space="preserve"> 2019;</w:t>
      </w:r>
    </w:p>
    <w:p w14:paraId="535C3C83" w14:textId="16AA9568" w:rsidR="004F7708" w:rsidRPr="004F7708" w:rsidRDefault="004F7708" w:rsidP="0021057F">
      <w:pPr>
        <w:pStyle w:val="a7"/>
        <w:numPr>
          <w:ilvl w:val="0"/>
          <w:numId w:val="26"/>
        </w:numPr>
        <w:spacing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  <w:pPrChange w:id="214" w:author="Админ" w:date="2020-12-08T12:42:00Z">
          <w:pPr>
            <w:pStyle w:val="a7"/>
            <w:numPr>
              <w:numId w:val="26"/>
            </w:numPr>
            <w:spacing w:line="360" w:lineRule="auto"/>
            <w:ind w:left="1429" w:hanging="357"/>
          </w:pPr>
        </w:pPrChange>
      </w:pPr>
      <w:r w:rsidRPr="004F7708">
        <w:rPr>
          <w:rFonts w:ascii="Times New Roman" w:hAnsi="Times New Roman" w:cs="Times New Roman"/>
          <w:sz w:val="28"/>
          <w:szCs w:val="28"/>
        </w:rPr>
        <w:t xml:space="preserve">Изучена платформа </w:t>
      </w:r>
      <w:r w:rsidRPr="004F7708">
        <w:rPr>
          <w:rFonts w:ascii="Times New Roman" w:hAnsi="Times New Roman" w:cs="Times New Roman"/>
          <w:sz w:val="28"/>
          <w:szCs w:val="28"/>
          <w:lang w:val="en-CA"/>
        </w:rPr>
        <w:t>Xamarin</w:t>
      </w:r>
      <w:r w:rsidRPr="004F7708">
        <w:rPr>
          <w:rFonts w:ascii="Times New Roman" w:hAnsi="Times New Roman" w:cs="Times New Roman"/>
          <w:sz w:val="28"/>
          <w:szCs w:val="28"/>
        </w:rPr>
        <w:t>;</w:t>
      </w:r>
    </w:p>
    <w:p w14:paraId="29327D37" w14:textId="4CB2070B" w:rsidR="004F7708" w:rsidRPr="004F7708" w:rsidRDefault="004F7708" w:rsidP="0021057F">
      <w:pPr>
        <w:pStyle w:val="a7"/>
        <w:numPr>
          <w:ilvl w:val="0"/>
          <w:numId w:val="26"/>
        </w:numPr>
        <w:spacing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  <w:pPrChange w:id="215" w:author="Админ" w:date="2020-12-08T12:42:00Z">
          <w:pPr>
            <w:pStyle w:val="a7"/>
            <w:numPr>
              <w:numId w:val="26"/>
            </w:numPr>
            <w:spacing w:line="360" w:lineRule="auto"/>
            <w:ind w:left="1429" w:hanging="357"/>
          </w:pPr>
        </w:pPrChange>
      </w:pPr>
      <w:r w:rsidRPr="004F7708">
        <w:rPr>
          <w:rFonts w:ascii="Times New Roman" w:hAnsi="Times New Roman" w:cs="Times New Roman"/>
          <w:sz w:val="28"/>
          <w:szCs w:val="28"/>
        </w:rPr>
        <w:t>Разработан интерфейс приложения;</w:t>
      </w:r>
    </w:p>
    <w:p w14:paraId="64C51F5D" w14:textId="6EA787DD" w:rsidR="004F7708" w:rsidRPr="004F7708" w:rsidRDefault="004F7708" w:rsidP="0021057F">
      <w:pPr>
        <w:pStyle w:val="a7"/>
        <w:numPr>
          <w:ilvl w:val="0"/>
          <w:numId w:val="26"/>
        </w:numPr>
        <w:spacing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  <w:pPrChange w:id="216" w:author="Админ" w:date="2020-12-08T12:42:00Z">
          <w:pPr>
            <w:pStyle w:val="a7"/>
            <w:numPr>
              <w:numId w:val="26"/>
            </w:numPr>
            <w:spacing w:line="360" w:lineRule="auto"/>
            <w:ind w:left="1429" w:hanging="357"/>
          </w:pPr>
        </w:pPrChange>
      </w:pPr>
      <w:r w:rsidRPr="004F7708">
        <w:rPr>
          <w:rFonts w:ascii="Times New Roman" w:hAnsi="Times New Roman" w:cs="Times New Roman"/>
          <w:sz w:val="28"/>
          <w:szCs w:val="28"/>
        </w:rPr>
        <w:t>Изучен механизм работы мобильных приложений;</w:t>
      </w:r>
    </w:p>
    <w:p w14:paraId="2C141DF3" w14:textId="2A2E7630" w:rsidR="004F7708" w:rsidRDefault="004F7708" w:rsidP="0021057F">
      <w:pPr>
        <w:pStyle w:val="a7"/>
        <w:numPr>
          <w:ilvl w:val="0"/>
          <w:numId w:val="26"/>
        </w:numPr>
        <w:spacing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  <w:pPrChange w:id="217" w:author="Админ" w:date="2020-12-08T12:42:00Z">
          <w:pPr>
            <w:pStyle w:val="a7"/>
            <w:numPr>
              <w:numId w:val="26"/>
            </w:numPr>
            <w:spacing w:line="360" w:lineRule="auto"/>
            <w:ind w:left="1429" w:hanging="357"/>
          </w:pPr>
        </w:pPrChange>
      </w:pPr>
      <w:r w:rsidRPr="004F7708">
        <w:rPr>
          <w:rFonts w:ascii="Times New Roman" w:hAnsi="Times New Roman" w:cs="Times New Roman"/>
          <w:sz w:val="28"/>
          <w:szCs w:val="28"/>
        </w:rPr>
        <w:t>Изучен механизм работы серверных Баз Данных.</w:t>
      </w:r>
    </w:p>
    <w:p w14:paraId="5378D532" w14:textId="15F5453A" w:rsidR="005714AF" w:rsidRDefault="005714AF" w:rsidP="0021057F">
      <w:pPr>
        <w:pStyle w:val="a7"/>
        <w:numPr>
          <w:ilvl w:val="0"/>
          <w:numId w:val="26"/>
        </w:numPr>
        <w:spacing w:line="360" w:lineRule="auto"/>
        <w:ind w:hanging="357"/>
        <w:jc w:val="both"/>
        <w:rPr>
          <w:ins w:id="218" w:author="Админ" w:date="2020-12-08T12:42:00Z"/>
          <w:rFonts w:ascii="Times New Roman" w:hAnsi="Times New Roman" w:cs="Times New Roman"/>
          <w:sz w:val="28"/>
          <w:szCs w:val="28"/>
        </w:rPr>
        <w:pPrChange w:id="219" w:author="Админ" w:date="2020-12-08T12:42:00Z">
          <w:pPr>
            <w:pStyle w:val="a7"/>
            <w:numPr>
              <w:numId w:val="26"/>
            </w:numPr>
            <w:spacing w:line="360" w:lineRule="auto"/>
            <w:ind w:left="1429" w:hanging="357"/>
          </w:pPr>
        </w:pPrChange>
      </w:pPr>
      <w:r>
        <w:rPr>
          <w:rFonts w:ascii="Times New Roman" w:hAnsi="Times New Roman" w:cs="Times New Roman"/>
          <w:sz w:val="28"/>
          <w:szCs w:val="28"/>
        </w:rPr>
        <w:t xml:space="preserve">Изучен механизм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API.</w:t>
      </w:r>
    </w:p>
    <w:p w14:paraId="675CB2B0" w14:textId="6A3FFE86" w:rsidR="00456AAE" w:rsidRPr="004F7708" w:rsidRDefault="00456AAE" w:rsidP="00456AAE">
      <w:pPr>
        <w:pStyle w:val="a7"/>
        <w:spacing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  <w:pPrChange w:id="220" w:author="Админ" w:date="2020-12-08T12:42:00Z">
          <w:pPr>
            <w:pStyle w:val="a7"/>
            <w:numPr>
              <w:numId w:val="26"/>
            </w:numPr>
            <w:spacing w:line="360" w:lineRule="auto"/>
            <w:ind w:left="1429" w:hanging="357"/>
          </w:pPr>
        </w:pPrChange>
      </w:pPr>
      <w:ins w:id="221" w:author="Админ" w:date="2020-12-08T12:42:00Z">
        <w:r>
          <w:rPr>
            <w:rFonts w:ascii="Times New Roman" w:hAnsi="Times New Roman" w:cs="Times New Roman"/>
            <w:sz w:val="28"/>
            <w:szCs w:val="28"/>
          </w:rPr>
          <w:t>Добавить перспективы развития и модернизации приложения</w:t>
        </w:r>
      </w:ins>
    </w:p>
    <w:p w14:paraId="3A7C9654" w14:textId="19F05E32" w:rsidR="007A5CC1" w:rsidRPr="00456AAE" w:rsidRDefault="00EF5E5F" w:rsidP="00456AAE">
      <w:pPr>
        <w:pStyle w:val="1"/>
        <w:spacing w:before="0" w:after="240"/>
        <w:ind w:firstLine="0"/>
        <w:jc w:val="center"/>
        <w:rPr>
          <w:rFonts w:ascii="Times New Roman" w:hAnsi="Times New Roman" w:cs="Times New Roman"/>
          <w:b/>
          <w:color w:val="000000" w:themeColor="text1"/>
          <w:rPrChange w:id="222" w:author="Админ" w:date="2020-12-08T12:43:00Z">
            <w:rPr>
              <w:rFonts w:ascii="Times New Roman" w:hAnsi="Times New Roman" w:cs="Times New Roman"/>
              <w:color w:val="000000" w:themeColor="text1"/>
            </w:rPr>
          </w:rPrChange>
        </w:rPr>
        <w:pPrChange w:id="223" w:author="Админ" w:date="2020-12-08T12:43:00Z">
          <w:pPr>
            <w:pStyle w:val="1"/>
            <w:spacing w:before="0" w:after="160"/>
            <w:ind w:firstLine="0"/>
            <w:jc w:val="center"/>
          </w:pPr>
        </w:pPrChange>
      </w:pPr>
      <w:r>
        <w:rPr>
          <w:sz w:val="28"/>
          <w:szCs w:val="28"/>
        </w:rPr>
        <w:br w:type="page"/>
      </w:r>
      <w:bookmarkStart w:id="224" w:name="_Toc58074210"/>
      <w:r w:rsidR="007A5CC1" w:rsidRPr="00456AAE">
        <w:rPr>
          <w:rFonts w:ascii="Times New Roman" w:hAnsi="Times New Roman" w:cs="Times New Roman"/>
          <w:b/>
          <w:color w:val="000000" w:themeColor="text1"/>
          <w:rPrChange w:id="225" w:author="Админ" w:date="2020-12-08T12:43:00Z">
            <w:rPr>
              <w:rFonts w:ascii="Times New Roman" w:hAnsi="Times New Roman" w:cs="Times New Roman"/>
              <w:color w:val="000000" w:themeColor="text1"/>
            </w:rPr>
          </w:rPrChange>
        </w:rPr>
        <w:lastRenderedPageBreak/>
        <w:t xml:space="preserve">СПИСОК ИСПОЛЬЗУЕМЫХ </w:t>
      </w:r>
      <w:commentRangeStart w:id="226"/>
      <w:r w:rsidR="007A5CC1" w:rsidRPr="00456AAE">
        <w:rPr>
          <w:rFonts w:ascii="Times New Roman" w:hAnsi="Times New Roman" w:cs="Times New Roman"/>
          <w:b/>
          <w:color w:val="000000" w:themeColor="text1"/>
          <w:rPrChange w:id="227" w:author="Админ" w:date="2020-12-08T12:43:00Z">
            <w:rPr>
              <w:rFonts w:ascii="Times New Roman" w:hAnsi="Times New Roman" w:cs="Times New Roman"/>
              <w:color w:val="000000" w:themeColor="text1"/>
            </w:rPr>
          </w:rPrChange>
        </w:rPr>
        <w:t>ИСТОЧНИКОВ</w:t>
      </w:r>
      <w:bookmarkEnd w:id="224"/>
      <w:commentRangeEnd w:id="226"/>
      <w:r w:rsidR="00BE7BB4">
        <w:rPr>
          <w:rStyle w:val="af0"/>
          <w:rFonts w:ascii="Times New Roman" w:eastAsia="Times New Roman" w:hAnsi="Times New Roman" w:cs="Times New Roman"/>
          <w:color w:val="auto"/>
        </w:rPr>
        <w:commentReference w:id="226"/>
      </w:r>
    </w:p>
    <w:p w14:paraId="7EFD5482" w14:textId="732B69B6" w:rsidR="00B579D5" w:rsidRPr="00B579D5" w:rsidRDefault="007052E0" w:rsidP="00456AAE">
      <w:pPr>
        <w:pStyle w:val="a7"/>
        <w:numPr>
          <w:ilvl w:val="0"/>
          <w:numId w:val="4"/>
        </w:numPr>
        <w:spacing w:line="360" w:lineRule="auto"/>
        <w:ind w:left="1066" w:hanging="357"/>
        <w:jc w:val="both"/>
        <w:rPr>
          <w:rFonts w:ascii="Times New Roman" w:hAnsi="Times New Roman" w:cs="Times New Roman"/>
          <w:sz w:val="28"/>
          <w:szCs w:val="28"/>
        </w:rPr>
        <w:pPrChange w:id="228" w:author="Админ" w:date="2020-12-08T12:43:00Z">
          <w:pPr>
            <w:pStyle w:val="a7"/>
            <w:numPr>
              <w:numId w:val="4"/>
            </w:numPr>
            <w:spacing w:line="360" w:lineRule="auto"/>
            <w:ind w:left="1066" w:hanging="357"/>
          </w:pPr>
        </w:pPrChange>
      </w:pPr>
      <w:r w:rsidRPr="007052E0">
        <w:rPr>
          <w:rFonts w:ascii="Times New Roman" w:hAnsi="Times New Roman" w:cs="Times New Roman"/>
          <w:sz w:val="28"/>
          <w:szCs w:val="28"/>
        </w:rPr>
        <w:t>Васюкова А. Т. Организация производства и обслуживания на предприятиях общественного питания / А. Т. Васюкова, Т. Р. Любецкая;</w:t>
      </w:r>
      <w:r w:rsidRPr="007052E0">
        <w:t xml:space="preserve"> </w:t>
      </w:r>
      <w:r w:rsidRPr="007052E0">
        <w:rPr>
          <w:rFonts w:ascii="Times New Roman" w:hAnsi="Times New Roman" w:cs="Times New Roman"/>
          <w:sz w:val="28"/>
          <w:szCs w:val="28"/>
        </w:rPr>
        <w:t>ISBN 978-5-394-02181-7</w:t>
      </w:r>
      <w:r w:rsidR="00B579D5">
        <w:rPr>
          <w:rFonts w:ascii="Times New Roman" w:hAnsi="Times New Roman" w:cs="Times New Roman"/>
          <w:sz w:val="28"/>
          <w:szCs w:val="28"/>
        </w:rPr>
        <w:t>, 20</w:t>
      </w:r>
      <w:r w:rsidRPr="007052E0">
        <w:rPr>
          <w:rFonts w:ascii="Times New Roman" w:hAnsi="Times New Roman" w:cs="Times New Roman"/>
          <w:sz w:val="28"/>
          <w:szCs w:val="28"/>
        </w:rPr>
        <w:t>14</w:t>
      </w:r>
      <w:r w:rsidR="00B579D5">
        <w:rPr>
          <w:rFonts w:ascii="Times New Roman" w:hAnsi="Times New Roman" w:cs="Times New Roman"/>
          <w:sz w:val="28"/>
          <w:szCs w:val="28"/>
        </w:rPr>
        <w:t xml:space="preserve">. – </w:t>
      </w:r>
      <w:r w:rsidRPr="007052E0">
        <w:rPr>
          <w:rFonts w:ascii="Times New Roman" w:hAnsi="Times New Roman" w:cs="Times New Roman"/>
          <w:sz w:val="28"/>
          <w:szCs w:val="28"/>
        </w:rPr>
        <w:t>417</w:t>
      </w:r>
      <w:r w:rsidR="00B579D5">
        <w:rPr>
          <w:rFonts w:ascii="Times New Roman" w:hAnsi="Times New Roman" w:cs="Times New Roman"/>
          <w:sz w:val="28"/>
          <w:szCs w:val="28"/>
        </w:rPr>
        <w:t>с.</w:t>
      </w:r>
    </w:p>
    <w:p w14:paraId="772A8BFA" w14:textId="5046B822" w:rsidR="00EF5E5F" w:rsidRPr="00A90ECF" w:rsidRDefault="007052E0" w:rsidP="00456AAE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  <w:pPrChange w:id="229" w:author="Админ" w:date="2020-12-08T12:43:00Z">
          <w:pPr>
            <w:pStyle w:val="a7"/>
            <w:numPr>
              <w:numId w:val="4"/>
            </w:numPr>
            <w:spacing w:line="360" w:lineRule="auto"/>
            <w:ind w:left="1069" w:hanging="360"/>
          </w:pPr>
        </w:pPrChange>
      </w:pPr>
      <w:r w:rsidRPr="007052E0">
        <w:rPr>
          <w:rFonts w:ascii="Times New Roman" w:hAnsi="Times New Roman" w:cs="Times New Roman"/>
          <w:color w:val="000000" w:themeColor="text1"/>
          <w:sz w:val="28"/>
          <w:szCs w:val="28"/>
        </w:rPr>
        <w:t>Черников Вячеслав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2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Разработка мобильных приложений на C# для </w:t>
      </w:r>
      <w:proofErr w:type="spellStart"/>
      <w:r w:rsidRPr="007052E0">
        <w:rPr>
          <w:rFonts w:ascii="Times New Roman" w:hAnsi="Times New Roman" w:cs="Times New Roman"/>
          <w:color w:val="000000" w:themeColor="text1"/>
          <w:sz w:val="28"/>
          <w:szCs w:val="28"/>
        </w:rPr>
        <w:t>iOS</w:t>
      </w:r>
      <w:proofErr w:type="spellEnd"/>
      <w:r w:rsidRPr="007052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7052E0">
        <w:rPr>
          <w:rFonts w:ascii="Times New Roman" w:hAnsi="Times New Roman" w:cs="Times New Roman"/>
          <w:color w:val="000000" w:themeColor="text1"/>
          <w:sz w:val="28"/>
          <w:szCs w:val="28"/>
        </w:rPr>
        <w:t>Android</w:t>
      </w:r>
      <w:proofErr w:type="spellEnd"/>
      <w:r w:rsidR="00B579D5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="00C948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9487B" w:rsidRPr="00C9487B">
        <w:rPr>
          <w:rFonts w:ascii="Times New Roman" w:hAnsi="Times New Roman" w:cs="Times New Roman"/>
          <w:color w:val="000000" w:themeColor="text1"/>
          <w:sz w:val="28"/>
          <w:szCs w:val="28"/>
        </w:rPr>
        <w:t>Москва: Издательство «</w:t>
      </w:r>
      <w:r w:rsidRPr="007052E0">
        <w:rPr>
          <w:rFonts w:ascii="Times New Roman" w:hAnsi="Times New Roman" w:cs="Times New Roman"/>
          <w:color w:val="000000" w:themeColor="text1"/>
          <w:sz w:val="28"/>
          <w:szCs w:val="28"/>
        </w:rPr>
        <w:t>ДМК Пресс</w:t>
      </w:r>
      <w:r w:rsidR="00C9487B" w:rsidRPr="00C9487B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C9487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2020</w:t>
      </w:r>
      <w:r w:rsidR="00C948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188</w:t>
      </w:r>
      <w:r w:rsidR="00C9487B">
        <w:rPr>
          <w:rFonts w:ascii="Times New Roman" w:hAnsi="Times New Roman" w:cs="Times New Roman"/>
          <w:color w:val="000000" w:themeColor="text1"/>
          <w:sz w:val="28"/>
          <w:szCs w:val="28"/>
        </w:rPr>
        <w:t>с.</w:t>
      </w:r>
    </w:p>
    <w:p w14:paraId="3648EFBB" w14:textId="771BB05C" w:rsidR="00EF5E5F" w:rsidRPr="00C9487B" w:rsidRDefault="00C9487B" w:rsidP="00456AAE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  <w:pPrChange w:id="230" w:author="Админ" w:date="2020-12-08T12:43:00Z">
          <w:pPr>
            <w:pStyle w:val="a7"/>
            <w:numPr>
              <w:numId w:val="4"/>
            </w:numPr>
            <w:spacing w:line="360" w:lineRule="auto"/>
            <w:ind w:left="1069" w:hanging="360"/>
          </w:pPr>
        </w:pPrChange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Официальная доку</w:t>
      </w:r>
      <w:r w:rsidRPr="00C948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ментация по </w:t>
      </w:r>
      <w:proofErr w:type="spellStart"/>
      <w:r w:rsidRPr="00C9487B">
        <w:rPr>
          <w:rFonts w:ascii="Times New Roman" w:hAnsi="Times New Roman" w:cs="Times New Roman"/>
          <w:color w:val="000000" w:themeColor="text1"/>
          <w:sz w:val="28"/>
          <w:szCs w:val="28"/>
        </w:rPr>
        <w:t>Xamarin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9487B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C9487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7C49B3B4" w14:textId="0374EDD3" w:rsidR="00C9487B" w:rsidRPr="00456AAE" w:rsidRDefault="00C9487B" w:rsidP="00456AAE">
      <w:pPr>
        <w:pStyle w:val="a7"/>
        <w:spacing w:line="360" w:lineRule="auto"/>
        <w:ind w:left="1069"/>
        <w:jc w:val="both"/>
        <w:rPr>
          <w:rFonts w:ascii="Times New Roman" w:hAnsi="Times New Roman" w:cs="Times New Roman"/>
          <w:color w:val="000000" w:themeColor="text1"/>
          <w:sz w:val="28"/>
          <w:szCs w:val="28"/>
          <w:rPrChange w:id="231" w:author="Админ" w:date="2020-12-08T12:43:00Z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CA"/>
            </w:rPr>
          </w:rPrChange>
        </w:rPr>
        <w:pPrChange w:id="232" w:author="Админ" w:date="2020-12-08T12:43:00Z">
          <w:pPr>
            <w:pStyle w:val="a7"/>
            <w:spacing w:line="360" w:lineRule="auto"/>
            <w:ind w:left="1069"/>
          </w:pPr>
        </w:pPrChange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CA"/>
        </w:rPr>
        <w:t>URL</w:t>
      </w:r>
      <w:r w:rsidRPr="00456AAE">
        <w:rPr>
          <w:rFonts w:ascii="Times New Roman" w:hAnsi="Times New Roman" w:cs="Times New Roman"/>
          <w:color w:val="000000" w:themeColor="text1"/>
          <w:sz w:val="28"/>
          <w:szCs w:val="28"/>
          <w:rPrChange w:id="233" w:author="Админ" w:date="2020-12-08T12:43:00Z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CA"/>
            </w:rPr>
          </w:rPrChange>
        </w:rPr>
        <w:t xml:space="preserve">: </w:t>
      </w:r>
      <w:r w:rsidR="007E79CC">
        <w:fldChar w:fldCharType="begin"/>
      </w:r>
      <w:r w:rsidR="007E79CC" w:rsidRPr="00456AAE">
        <w:rPr>
          <w:rPrChange w:id="234" w:author="Админ" w:date="2020-12-08T12:43:00Z">
            <w:rPr/>
          </w:rPrChange>
        </w:rPr>
        <w:instrText xml:space="preserve"> </w:instrText>
      </w:r>
      <w:r w:rsidR="007E79CC" w:rsidRPr="00FB32C3">
        <w:rPr>
          <w:lang w:val="en-US"/>
          <w:rPrChange w:id="235" w:author="Админ" w:date="2020-12-08T12:28:00Z">
            <w:rPr/>
          </w:rPrChange>
        </w:rPr>
        <w:instrText>HYPERLINK</w:instrText>
      </w:r>
      <w:r w:rsidR="007E79CC" w:rsidRPr="00456AAE">
        <w:rPr>
          <w:rPrChange w:id="236" w:author="Админ" w:date="2020-12-08T12:43:00Z">
            <w:rPr/>
          </w:rPrChange>
        </w:rPr>
        <w:instrText xml:space="preserve"> "</w:instrText>
      </w:r>
      <w:r w:rsidR="007E79CC" w:rsidRPr="00FB32C3">
        <w:rPr>
          <w:lang w:val="en-US"/>
          <w:rPrChange w:id="237" w:author="Админ" w:date="2020-12-08T12:28:00Z">
            <w:rPr/>
          </w:rPrChange>
        </w:rPr>
        <w:instrText>https</w:instrText>
      </w:r>
      <w:r w:rsidR="007E79CC" w:rsidRPr="00456AAE">
        <w:rPr>
          <w:rPrChange w:id="238" w:author="Админ" w:date="2020-12-08T12:43:00Z">
            <w:rPr/>
          </w:rPrChange>
        </w:rPr>
        <w:instrText>://</w:instrText>
      </w:r>
      <w:r w:rsidR="007E79CC" w:rsidRPr="00FB32C3">
        <w:rPr>
          <w:lang w:val="en-US"/>
          <w:rPrChange w:id="239" w:author="Админ" w:date="2020-12-08T12:28:00Z">
            <w:rPr/>
          </w:rPrChange>
        </w:rPr>
        <w:instrText>docs</w:instrText>
      </w:r>
      <w:r w:rsidR="007E79CC" w:rsidRPr="00456AAE">
        <w:rPr>
          <w:rPrChange w:id="240" w:author="Админ" w:date="2020-12-08T12:43:00Z">
            <w:rPr/>
          </w:rPrChange>
        </w:rPr>
        <w:instrText>.</w:instrText>
      </w:r>
      <w:r w:rsidR="007E79CC" w:rsidRPr="00FB32C3">
        <w:rPr>
          <w:lang w:val="en-US"/>
          <w:rPrChange w:id="241" w:author="Админ" w:date="2020-12-08T12:28:00Z">
            <w:rPr/>
          </w:rPrChange>
        </w:rPr>
        <w:instrText>microsoft</w:instrText>
      </w:r>
      <w:r w:rsidR="007E79CC" w:rsidRPr="00456AAE">
        <w:rPr>
          <w:rPrChange w:id="242" w:author="Админ" w:date="2020-12-08T12:43:00Z">
            <w:rPr/>
          </w:rPrChange>
        </w:rPr>
        <w:instrText>.</w:instrText>
      </w:r>
      <w:r w:rsidR="007E79CC" w:rsidRPr="00FB32C3">
        <w:rPr>
          <w:lang w:val="en-US"/>
          <w:rPrChange w:id="243" w:author="Админ" w:date="2020-12-08T12:28:00Z">
            <w:rPr/>
          </w:rPrChange>
        </w:rPr>
        <w:instrText>com</w:instrText>
      </w:r>
      <w:r w:rsidR="007E79CC" w:rsidRPr="00456AAE">
        <w:rPr>
          <w:rPrChange w:id="244" w:author="Админ" w:date="2020-12-08T12:43:00Z">
            <w:rPr/>
          </w:rPrChange>
        </w:rPr>
        <w:instrText>/</w:instrText>
      </w:r>
      <w:r w:rsidR="007E79CC" w:rsidRPr="00FB32C3">
        <w:rPr>
          <w:lang w:val="en-US"/>
          <w:rPrChange w:id="245" w:author="Админ" w:date="2020-12-08T12:28:00Z">
            <w:rPr/>
          </w:rPrChange>
        </w:rPr>
        <w:instrText>ru</w:instrText>
      </w:r>
      <w:r w:rsidR="007E79CC" w:rsidRPr="00456AAE">
        <w:rPr>
          <w:rPrChange w:id="246" w:author="Админ" w:date="2020-12-08T12:43:00Z">
            <w:rPr/>
          </w:rPrChange>
        </w:rPr>
        <w:instrText>-</w:instrText>
      </w:r>
      <w:r w:rsidR="007E79CC" w:rsidRPr="00FB32C3">
        <w:rPr>
          <w:lang w:val="en-US"/>
          <w:rPrChange w:id="247" w:author="Админ" w:date="2020-12-08T12:28:00Z">
            <w:rPr/>
          </w:rPrChange>
        </w:rPr>
        <w:instrText>ru</w:instrText>
      </w:r>
      <w:r w:rsidR="007E79CC" w:rsidRPr="00456AAE">
        <w:rPr>
          <w:rPrChange w:id="248" w:author="Админ" w:date="2020-12-08T12:43:00Z">
            <w:rPr/>
          </w:rPrChange>
        </w:rPr>
        <w:instrText>/</w:instrText>
      </w:r>
      <w:r w:rsidR="007E79CC" w:rsidRPr="00FB32C3">
        <w:rPr>
          <w:lang w:val="en-US"/>
          <w:rPrChange w:id="249" w:author="Админ" w:date="2020-12-08T12:28:00Z">
            <w:rPr/>
          </w:rPrChange>
        </w:rPr>
        <w:instrText>xamarin</w:instrText>
      </w:r>
      <w:r w:rsidR="007E79CC" w:rsidRPr="00456AAE">
        <w:rPr>
          <w:rPrChange w:id="250" w:author="Админ" w:date="2020-12-08T12:43:00Z">
            <w:rPr/>
          </w:rPrChange>
        </w:rPr>
        <w:instrText xml:space="preserve">/" </w:instrText>
      </w:r>
      <w:r w:rsidR="007E79CC">
        <w:fldChar w:fldCharType="separate"/>
      </w:r>
      <w:r w:rsidRPr="00C9487B">
        <w:rPr>
          <w:rStyle w:val="a5"/>
          <w:rFonts w:ascii="Times New Roman" w:hAnsi="Times New Roman" w:cs="Times New Roman"/>
          <w:sz w:val="28"/>
          <w:szCs w:val="28"/>
          <w:lang w:val="en-CA"/>
        </w:rPr>
        <w:t>https</w:t>
      </w:r>
      <w:r w:rsidRPr="00456AAE">
        <w:rPr>
          <w:rStyle w:val="a5"/>
          <w:rFonts w:ascii="Times New Roman" w:hAnsi="Times New Roman" w:cs="Times New Roman"/>
          <w:sz w:val="28"/>
          <w:szCs w:val="28"/>
          <w:rPrChange w:id="251" w:author="Админ" w:date="2020-12-08T12:43:00Z">
            <w:rPr>
              <w:rStyle w:val="a5"/>
              <w:rFonts w:ascii="Times New Roman" w:hAnsi="Times New Roman" w:cs="Times New Roman"/>
              <w:sz w:val="28"/>
              <w:szCs w:val="28"/>
              <w:lang w:val="en-CA"/>
            </w:rPr>
          </w:rPrChange>
        </w:rPr>
        <w:t>://</w:t>
      </w:r>
      <w:r w:rsidRPr="00C9487B">
        <w:rPr>
          <w:rStyle w:val="a5"/>
          <w:rFonts w:ascii="Times New Roman" w:hAnsi="Times New Roman" w:cs="Times New Roman"/>
          <w:sz w:val="28"/>
          <w:szCs w:val="28"/>
          <w:lang w:val="en-CA"/>
        </w:rPr>
        <w:t>docs</w:t>
      </w:r>
      <w:r w:rsidRPr="00456AAE">
        <w:rPr>
          <w:rStyle w:val="a5"/>
          <w:rFonts w:ascii="Times New Roman" w:hAnsi="Times New Roman" w:cs="Times New Roman"/>
          <w:sz w:val="28"/>
          <w:szCs w:val="28"/>
          <w:rPrChange w:id="252" w:author="Админ" w:date="2020-12-08T12:43:00Z">
            <w:rPr>
              <w:rStyle w:val="a5"/>
              <w:rFonts w:ascii="Times New Roman" w:hAnsi="Times New Roman" w:cs="Times New Roman"/>
              <w:sz w:val="28"/>
              <w:szCs w:val="28"/>
              <w:lang w:val="en-CA"/>
            </w:rPr>
          </w:rPrChange>
        </w:rPr>
        <w:t>.</w:t>
      </w:r>
      <w:proofErr w:type="spellStart"/>
      <w:r w:rsidRPr="00C9487B">
        <w:rPr>
          <w:rStyle w:val="a5"/>
          <w:rFonts w:ascii="Times New Roman" w:hAnsi="Times New Roman" w:cs="Times New Roman"/>
          <w:sz w:val="28"/>
          <w:szCs w:val="28"/>
          <w:lang w:val="en-CA"/>
        </w:rPr>
        <w:t>microsoft</w:t>
      </w:r>
      <w:proofErr w:type="spellEnd"/>
      <w:r w:rsidRPr="00456AAE">
        <w:rPr>
          <w:rStyle w:val="a5"/>
          <w:rFonts w:ascii="Times New Roman" w:hAnsi="Times New Roman" w:cs="Times New Roman"/>
          <w:sz w:val="28"/>
          <w:szCs w:val="28"/>
          <w:rPrChange w:id="253" w:author="Админ" w:date="2020-12-08T12:43:00Z">
            <w:rPr>
              <w:rStyle w:val="a5"/>
              <w:rFonts w:ascii="Times New Roman" w:hAnsi="Times New Roman" w:cs="Times New Roman"/>
              <w:sz w:val="28"/>
              <w:szCs w:val="28"/>
              <w:lang w:val="en-CA"/>
            </w:rPr>
          </w:rPrChange>
        </w:rPr>
        <w:t>.</w:t>
      </w:r>
      <w:r w:rsidRPr="00C9487B">
        <w:rPr>
          <w:rStyle w:val="a5"/>
          <w:rFonts w:ascii="Times New Roman" w:hAnsi="Times New Roman" w:cs="Times New Roman"/>
          <w:sz w:val="28"/>
          <w:szCs w:val="28"/>
          <w:lang w:val="en-CA"/>
        </w:rPr>
        <w:t>com</w:t>
      </w:r>
      <w:r w:rsidRPr="00456AAE">
        <w:rPr>
          <w:rStyle w:val="a5"/>
          <w:rFonts w:ascii="Times New Roman" w:hAnsi="Times New Roman" w:cs="Times New Roman"/>
          <w:sz w:val="28"/>
          <w:szCs w:val="28"/>
          <w:rPrChange w:id="254" w:author="Админ" w:date="2020-12-08T12:43:00Z">
            <w:rPr>
              <w:rStyle w:val="a5"/>
              <w:rFonts w:ascii="Times New Roman" w:hAnsi="Times New Roman" w:cs="Times New Roman"/>
              <w:sz w:val="28"/>
              <w:szCs w:val="28"/>
              <w:lang w:val="en-CA"/>
            </w:rPr>
          </w:rPrChange>
        </w:rPr>
        <w:t>/</w:t>
      </w:r>
      <w:proofErr w:type="spellStart"/>
      <w:r w:rsidRPr="00C9487B">
        <w:rPr>
          <w:rStyle w:val="a5"/>
          <w:rFonts w:ascii="Times New Roman" w:hAnsi="Times New Roman" w:cs="Times New Roman"/>
          <w:sz w:val="28"/>
          <w:szCs w:val="28"/>
          <w:lang w:val="en-CA"/>
        </w:rPr>
        <w:t>ru</w:t>
      </w:r>
      <w:proofErr w:type="spellEnd"/>
      <w:r w:rsidRPr="00456AAE">
        <w:rPr>
          <w:rStyle w:val="a5"/>
          <w:rFonts w:ascii="Times New Roman" w:hAnsi="Times New Roman" w:cs="Times New Roman"/>
          <w:sz w:val="28"/>
          <w:szCs w:val="28"/>
          <w:rPrChange w:id="255" w:author="Админ" w:date="2020-12-08T12:43:00Z">
            <w:rPr>
              <w:rStyle w:val="a5"/>
              <w:rFonts w:ascii="Times New Roman" w:hAnsi="Times New Roman" w:cs="Times New Roman"/>
              <w:sz w:val="28"/>
              <w:szCs w:val="28"/>
              <w:lang w:val="en-CA"/>
            </w:rPr>
          </w:rPrChange>
        </w:rPr>
        <w:t>-</w:t>
      </w:r>
      <w:proofErr w:type="spellStart"/>
      <w:r w:rsidRPr="00C9487B">
        <w:rPr>
          <w:rStyle w:val="a5"/>
          <w:rFonts w:ascii="Times New Roman" w:hAnsi="Times New Roman" w:cs="Times New Roman"/>
          <w:sz w:val="28"/>
          <w:szCs w:val="28"/>
          <w:lang w:val="en-CA"/>
        </w:rPr>
        <w:t>ru</w:t>
      </w:r>
      <w:proofErr w:type="spellEnd"/>
      <w:r w:rsidRPr="00456AAE">
        <w:rPr>
          <w:rStyle w:val="a5"/>
          <w:rFonts w:ascii="Times New Roman" w:hAnsi="Times New Roman" w:cs="Times New Roman"/>
          <w:sz w:val="28"/>
          <w:szCs w:val="28"/>
          <w:rPrChange w:id="256" w:author="Админ" w:date="2020-12-08T12:43:00Z">
            <w:rPr>
              <w:rStyle w:val="a5"/>
              <w:rFonts w:ascii="Times New Roman" w:hAnsi="Times New Roman" w:cs="Times New Roman"/>
              <w:sz w:val="28"/>
              <w:szCs w:val="28"/>
              <w:lang w:val="en-CA"/>
            </w:rPr>
          </w:rPrChange>
        </w:rPr>
        <w:t>/</w:t>
      </w:r>
      <w:proofErr w:type="spellStart"/>
      <w:r w:rsidRPr="00C9487B">
        <w:rPr>
          <w:rStyle w:val="a5"/>
          <w:rFonts w:ascii="Times New Roman" w:hAnsi="Times New Roman" w:cs="Times New Roman"/>
          <w:sz w:val="28"/>
          <w:szCs w:val="28"/>
          <w:lang w:val="en-CA"/>
        </w:rPr>
        <w:t>xamarin</w:t>
      </w:r>
      <w:proofErr w:type="spellEnd"/>
      <w:r w:rsidRPr="00456AAE">
        <w:rPr>
          <w:rStyle w:val="a5"/>
          <w:rFonts w:ascii="Times New Roman" w:hAnsi="Times New Roman" w:cs="Times New Roman"/>
          <w:sz w:val="28"/>
          <w:szCs w:val="28"/>
          <w:rPrChange w:id="257" w:author="Админ" w:date="2020-12-08T12:43:00Z">
            <w:rPr>
              <w:rStyle w:val="a5"/>
              <w:rFonts w:ascii="Times New Roman" w:hAnsi="Times New Roman" w:cs="Times New Roman"/>
              <w:sz w:val="28"/>
              <w:szCs w:val="28"/>
              <w:lang w:val="en-CA"/>
            </w:rPr>
          </w:rPrChange>
        </w:rPr>
        <w:t>/</w:t>
      </w:r>
      <w:r w:rsidR="007E79CC">
        <w:rPr>
          <w:rStyle w:val="a5"/>
          <w:rFonts w:ascii="Times New Roman" w:hAnsi="Times New Roman" w:cs="Times New Roman"/>
          <w:sz w:val="28"/>
          <w:szCs w:val="28"/>
          <w:lang w:val="en-CA"/>
        </w:rPr>
        <w:fldChar w:fldCharType="end"/>
      </w:r>
      <w:ins w:id="258" w:author="Админ" w:date="2020-12-08T12:43:00Z">
        <w:r w:rsidR="00456AAE" w:rsidRPr="00456AAE">
          <w:rPr>
            <w:rStyle w:val="a5"/>
            <w:rFonts w:ascii="Times New Roman" w:hAnsi="Times New Roman" w:cs="Times New Roman"/>
            <w:sz w:val="28"/>
            <w:szCs w:val="28"/>
          </w:rPr>
          <w:t xml:space="preserve"> (</w:t>
        </w:r>
        <w:r w:rsidR="00456AAE">
          <w:rPr>
            <w:rStyle w:val="a5"/>
            <w:rFonts w:ascii="Times New Roman" w:hAnsi="Times New Roman" w:cs="Times New Roman"/>
            <w:sz w:val="28"/>
            <w:szCs w:val="28"/>
          </w:rPr>
          <w:t>дата обращения 05.12.2020 г.</w:t>
        </w:r>
        <w:r w:rsidR="00456AAE" w:rsidRPr="00456AAE">
          <w:rPr>
            <w:rStyle w:val="a5"/>
            <w:rFonts w:ascii="Times New Roman" w:hAnsi="Times New Roman" w:cs="Times New Roman"/>
            <w:sz w:val="28"/>
            <w:szCs w:val="28"/>
          </w:rPr>
          <w:t>)</w:t>
        </w:r>
      </w:ins>
    </w:p>
    <w:p w14:paraId="2721A0CB" w14:textId="6AB7D9B7" w:rsidR="00EF5E5F" w:rsidRDefault="007052E0" w:rsidP="00456AAE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  <w:pPrChange w:id="259" w:author="Админ" w:date="2020-12-08T12:43:00Z">
          <w:pPr>
            <w:pStyle w:val="a7"/>
            <w:numPr>
              <w:numId w:val="4"/>
            </w:numPr>
            <w:spacing w:line="360" w:lineRule="auto"/>
            <w:ind w:left="1069" w:hanging="360"/>
          </w:pPr>
        </w:pPrChange>
      </w:pPr>
      <w:proofErr w:type="spellStart"/>
      <w:r w:rsidRPr="007052E0">
        <w:rPr>
          <w:rFonts w:ascii="Times New Roman" w:hAnsi="Times New Roman" w:cs="Times New Roman"/>
          <w:color w:val="000000" w:themeColor="text1"/>
          <w:sz w:val="28"/>
          <w:szCs w:val="28"/>
        </w:rPr>
        <w:t>Додо</w:t>
      </w:r>
      <w:proofErr w:type="spellEnd"/>
      <w:r w:rsidRPr="007052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Пицца | Сеть пиццерий №1 в России</w:t>
      </w:r>
      <w:r w:rsidR="00C9487B" w:rsidRPr="00C948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примеры продуктов</w:t>
      </w:r>
      <w:r w:rsidR="00C9487B" w:rsidRPr="00C9487B">
        <w:rPr>
          <w:rFonts w:ascii="Times New Roman" w:hAnsi="Times New Roman" w:cs="Times New Roman"/>
          <w:color w:val="000000" w:themeColor="text1"/>
          <w:sz w:val="28"/>
          <w:szCs w:val="28"/>
        </w:rPr>
        <w:t>, особенности, вопросы выбора [</w:t>
      </w:r>
      <w:r w:rsidR="00C9487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="00C9487B" w:rsidRPr="00C9487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2E3105C4" w14:textId="6B2A2224" w:rsidR="00C9487B" w:rsidRPr="00456AAE" w:rsidRDefault="00C9487B" w:rsidP="00456AAE">
      <w:pPr>
        <w:pStyle w:val="a7"/>
        <w:spacing w:line="360" w:lineRule="auto"/>
        <w:ind w:left="1069"/>
        <w:jc w:val="both"/>
        <w:rPr>
          <w:rFonts w:ascii="Times New Roman" w:hAnsi="Times New Roman" w:cs="Times New Roman"/>
          <w:color w:val="000000" w:themeColor="text1"/>
          <w:sz w:val="28"/>
          <w:szCs w:val="28"/>
          <w:rPrChange w:id="260" w:author="Админ" w:date="2020-12-08T12:43:00Z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CA"/>
            </w:rPr>
          </w:rPrChange>
        </w:rPr>
        <w:pPrChange w:id="261" w:author="Админ" w:date="2020-12-08T12:43:00Z">
          <w:pPr>
            <w:pStyle w:val="a7"/>
            <w:spacing w:line="360" w:lineRule="auto"/>
            <w:ind w:left="1069"/>
          </w:pPr>
        </w:pPrChange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CA"/>
        </w:rPr>
        <w:t>URL</w:t>
      </w:r>
      <w:r w:rsidRPr="00456AAE">
        <w:rPr>
          <w:rFonts w:ascii="Times New Roman" w:hAnsi="Times New Roman" w:cs="Times New Roman"/>
          <w:color w:val="000000" w:themeColor="text1"/>
          <w:sz w:val="28"/>
          <w:szCs w:val="28"/>
          <w:rPrChange w:id="262" w:author="Админ" w:date="2020-12-08T12:43:00Z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CA"/>
            </w:rPr>
          </w:rPrChange>
        </w:rPr>
        <w:t xml:space="preserve">: </w:t>
      </w:r>
      <w:r w:rsidR="007E79CC">
        <w:fldChar w:fldCharType="begin"/>
      </w:r>
      <w:r w:rsidR="007E79CC" w:rsidRPr="00456AAE">
        <w:rPr>
          <w:rPrChange w:id="263" w:author="Админ" w:date="2020-12-08T12:43:00Z">
            <w:rPr/>
          </w:rPrChange>
        </w:rPr>
        <w:instrText xml:space="preserve"> </w:instrText>
      </w:r>
      <w:r w:rsidR="007E79CC" w:rsidRPr="00456AAE">
        <w:rPr>
          <w:lang w:val="en-US"/>
          <w:rPrChange w:id="264" w:author="Админ" w:date="2020-12-08T12:43:00Z">
            <w:rPr/>
          </w:rPrChange>
        </w:rPr>
        <w:instrText>HYPERLINK</w:instrText>
      </w:r>
      <w:r w:rsidR="007E79CC" w:rsidRPr="00456AAE">
        <w:rPr>
          <w:rPrChange w:id="265" w:author="Админ" w:date="2020-12-08T12:43:00Z">
            <w:rPr/>
          </w:rPrChange>
        </w:rPr>
        <w:instrText xml:space="preserve"> "</w:instrText>
      </w:r>
      <w:r w:rsidR="007E79CC" w:rsidRPr="00456AAE">
        <w:rPr>
          <w:lang w:val="en-US"/>
          <w:rPrChange w:id="266" w:author="Админ" w:date="2020-12-08T12:43:00Z">
            <w:rPr/>
          </w:rPrChange>
        </w:rPr>
        <w:instrText>https</w:instrText>
      </w:r>
      <w:r w:rsidR="007E79CC" w:rsidRPr="00456AAE">
        <w:rPr>
          <w:rPrChange w:id="267" w:author="Админ" w:date="2020-12-08T12:43:00Z">
            <w:rPr/>
          </w:rPrChange>
        </w:rPr>
        <w:instrText>://</w:instrText>
      </w:r>
      <w:r w:rsidR="007E79CC" w:rsidRPr="00456AAE">
        <w:rPr>
          <w:lang w:val="en-US"/>
          <w:rPrChange w:id="268" w:author="Админ" w:date="2020-12-08T12:43:00Z">
            <w:rPr/>
          </w:rPrChange>
        </w:rPr>
        <w:instrText>dodopizza</w:instrText>
      </w:r>
      <w:r w:rsidR="007E79CC" w:rsidRPr="00456AAE">
        <w:rPr>
          <w:rPrChange w:id="269" w:author="Админ" w:date="2020-12-08T12:43:00Z">
            <w:rPr/>
          </w:rPrChange>
        </w:rPr>
        <w:instrText>.</w:instrText>
      </w:r>
      <w:r w:rsidR="007E79CC" w:rsidRPr="00456AAE">
        <w:rPr>
          <w:lang w:val="en-US"/>
          <w:rPrChange w:id="270" w:author="Админ" w:date="2020-12-08T12:43:00Z">
            <w:rPr/>
          </w:rPrChange>
        </w:rPr>
        <w:instrText>ru</w:instrText>
      </w:r>
      <w:r w:rsidR="007E79CC" w:rsidRPr="00456AAE">
        <w:rPr>
          <w:rPrChange w:id="271" w:author="Админ" w:date="2020-12-08T12:43:00Z">
            <w:rPr/>
          </w:rPrChange>
        </w:rPr>
        <w:instrText>/</w:instrText>
      </w:r>
      <w:r w:rsidR="007E79CC" w:rsidRPr="00456AAE">
        <w:rPr>
          <w:lang w:val="en-US"/>
          <w:rPrChange w:id="272" w:author="Админ" w:date="2020-12-08T12:43:00Z">
            <w:rPr/>
          </w:rPrChange>
        </w:rPr>
        <w:instrText>moscow</w:instrText>
      </w:r>
      <w:r w:rsidR="007E79CC" w:rsidRPr="00456AAE">
        <w:rPr>
          <w:rPrChange w:id="273" w:author="Админ" w:date="2020-12-08T12:43:00Z">
            <w:rPr/>
          </w:rPrChange>
        </w:rPr>
        <w:instrText xml:space="preserve">" </w:instrText>
      </w:r>
      <w:r w:rsidR="007E79CC">
        <w:fldChar w:fldCharType="separate"/>
      </w:r>
      <w:r w:rsidR="007052E0" w:rsidRPr="007052E0">
        <w:rPr>
          <w:rStyle w:val="a5"/>
          <w:rFonts w:ascii="Times New Roman" w:hAnsi="Times New Roman" w:cs="Times New Roman"/>
          <w:sz w:val="28"/>
          <w:szCs w:val="28"/>
          <w:lang w:val="en-CA"/>
        </w:rPr>
        <w:t>https</w:t>
      </w:r>
      <w:r w:rsidR="007052E0" w:rsidRPr="00456AAE">
        <w:rPr>
          <w:rStyle w:val="a5"/>
          <w:rFonts w:ascii="Times New Roman" w:hAnsi="Times New Roman" w:cs="Times New Roman"/>
          <w:sz w:val="28"/>
          <w:szCs w:val="28"/>
          <w:rPrChange w:id="274" w:author="Админ" w:date="2020-12-08T12:43:00Z">
            <w:rPr>
              <w:rStyle w:val="a5"/>
              <w:rFonts w:ascii="Times New Roman" w:hAnsi="Times New Roman" w:cs="Times New Roman"/>
              <w:sz w:val="28"/>
              <w:szCs w:val="28"/>
              <w:lang w:val="en-CA"/>
            </w:rPr>
          </w:rPrChange>
        </w:rPr>
        <w:t>://</w:t>
      </w:r>
      <w:proofErr w:type="spellStart"/>
      <w:r w:rsidR="007052E0" w:rsidRPr="007052E0">
        <w:rPr>
          <w:rStyle w:val="a5"/>
          <w:rFonts w:ascii="Times New Roman" w:hAnsi="Times New Roman" w:cs="Times New Roman"/>
          <w:sz w:val="28"/>
          <w:szCs w:val="28"/>
          <w:lang w:val="en-CA"/>
        </w:rPr>
        <w:t>dodopizza</w:t>
      </w:r>
      <w:proofErr w:type="spellEnd"/>
      <w:r w:rsidR="007052E0" w:rsidRPr="00456AAE">
        <w:rPr>
          <w:rStyle w:val="a5"/>
          <w:rFonts w:ascii="Times New Roman" w:hAnsi="Times New Roman" w:cs="Times New Roman"/>
          <w:sz w:val="28"/>
          <w:szCs w:val="28"/>
          <w:rPrChange w:id="275" w:author="Админ" w:date="2020-12-08T12:43:00Z">
            <w:rPr>
              <w:rStyle w:val="a5"/>
              <w:rFonts w:ascii="Times New Roman" w:hAnsi="Times New Roman" w:cs="Times New Roman"/>
              <w:sz w:val="28"/>
              <w:szCs w:val="28"/>
              <w:lang w:val="en-CA"/>
            </w:rPr>
          </w:rPrChange>
        </w:rPr>
        <w:t>.</w:t>
      </w:r>
      <w:proofErr w:type="spellStart"/>
      <w:r w:rsidR="007052E0" w:rsidRPr="007052E0">
        <w:rPr>
          <w:rStyle w:val="a5"/>
          <w:rFonts w:ascii="Times New Roman" w:hAnsi="Times New Roman" w:cs="Times New Roman"/>
          <w:sz w:val="28"/>
          <w:szCs w:val="28"/>
          <w:lang w:val="en-CA"/>
        </w:rPr>
        <w:t>ru</w:t>
      </w:r>
      <w:proofErr w:type="spellEnd"/>
      <w:r w:rsidR="007052E0" w:rsidRPr="00456AAE">
        <w:rPr>
          <w:rStyle w:val="a5"/>
          <w:rFonts w:ascii="Times New Roman" w:hAnsi="Times New Roman" w:cs="Times New Roman"/>
          <w:sz w:val="28"/>
          <w:szCs w:val="28"/>
          <w:rPrChange w:id="276" w:author="Админ" w:date="2020-12-08T12:43:00Z">
            <w:rPr>
              <w:rStyle w:val="a5"/>
              <w:rFonts w:ascii="Times New Roman" w:hAnsi="Times New Roman" w:cs="Times New Roman"/>
              <w:sz w:val="28"/>
              <w:szCs w:val="28"/>
              <w:lang w:val="en-CA"/>
            </w:rPr>
          </w:rPrChange>
        </w:rPr>
        <w:t>/</w:t>
      </w:r>
      <w:proofErr w:type="spellStart"/>
      <w:r w:rsidR="007052E0" w:rsidRPr="007052E0">
        <w:rPr>
          <w:rStyle w:val="a5"/>
          <w:rFonts w:ascii="Times New Roman" w:hAnsi="Times New Roman" w:cs="Times New Roman"/>
          <w:sz w:val="28"/>
          <w:szCs w:val="28"/>
          <w:lang w:val="en-CA"/>
        </w:rPr>
        <w:t>moscow</w:t>
      </w:r>
      <w:proofErr w:type="spellEnd"/>
      <w:r w:rsidR="007E79CC">
        <w:rPr>
          <w:rStyle w:val="a5"/>
          <w:rFonts w:ascii="Times New Roman" w:hAnsi="Times New Roman" w:cs="Times New Roman"/>
          <w:sz w:val="28"/>
          <w:szCs w:val="28"/>
          <w:lang w:val="en-CA"/>
        </w:rPr>
        <w:fldChar w:fldCharType="end"/>
      </w:r>
      <w:ins w:id="277" w:author="Админ" w:date="2020-12-08T12:43:00Z">
        <w:r w:rsidR="00456AAE" w:rsidRPr="00456AAE">
          <w:rPr>
            <w:rStyle w:val="a5"/>
            <w:rFonts w:ascii="Times New Roman" w:hAnsi="Times New Roman" w:cs="Times New Roman"/>
            <w:sz w:val="28"/>
            <w:szCs w:val="28"/>
          </w:rPr>
          <w:t xml:space="preserve"> (</w:t>
        </w:r>
        <w:r w:rsidR="00456AAE">
          <w:rPr>
            <w:rStyle w:val="a5"/>
            <w:rFonts w:ascii="Times New Roman" w:hAnsi="Times New Roman" w:cs="Times New Roman"/>
            <w:sz w:val="28"/>
            <w:szCs w:val="28"/>
          </w:rPr>
          <w:t>дата обращения 03.12.2020 г.</w:t>
        </w:r>
        <w:r w:rsidR="00456AAE" w:rsidRPr="00456AAE">
          <w:rPr>
            <w:rStyle w:val="a5"/>
            <w:rFonts w:ascii="Times New Roman" w:hAnsi="Times New Roman" w:cs="Times New Roman"/>
            <w:sz w:val="28"/>
            <w:szCs w:val="28"/>
          </w:rPr>
          <w:t>)</w:t>
        </w:r>
      </w:ins>
    </w:p>
    <w:p w14:paraId="606C27ED" w14:textId="5E2D31BE" w:rsidR="00C9487B" w:rsidRPr="00C9487B" w:rsidRDefault="00C0647D" w:rsidP="00456AAE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  <w:pPrChange w:id="278" w:author="Админ" w:date="2020-12-08T12:43:00Z">
          <w:pPr>
            <w:pStyle w:val="a7"/>
            <w:numPr>
              <w:numId w:val="4"/>
            </w:numPr>
            <w:spacing w:line="360" w:lineRule="auto"/>
            <w:ind w:left="1069" w:hanging="360"/>
          </w:pPr>
        </w:pPrChange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Рейтинг приложений доставки еды </w:t>
      </w:r>
      <w:r w:rsidR="00C9487B" w:rsidRPr="00C9487B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C9487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="00C9487B" w:rsidRPr="00C9487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505A5260" w14:textId="46695C21" w:rsidR="00C9487B" w:rsidRPr="00456AAE" w:rsidRDefault="00C9487B" w:rsidP="00456AAE">
      <w:pPr>
        <w:pStyle w:val="a7"/>
        <w:spacing w:line="360" w:lineRule="auto"/>
        <w:ind w:left="1069"/>
        <w:jc w:val="both"/>
        <w:rPr>
          <w:rFonts w:ascii="Times New Roman" w:hAnsi="Times New Roman" w:cs="Times New Roman"/>
          <w:color w:val="000000" w:themeColor="text1"/>
          <w:sz w:val="28"/>
          <w:szCs w:val="28"/>
          <w:rPrChange w:id="279" w:author="Админ" w:date="2020-12-08T12:43:00Z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US"/>
            </w:rPr>
          </w:rPrChange>
        </w:rPr>
        <w:pPrChange w:id="280" w:author="Админ" w:date="2020-12-08T12:43:00Z">
          <w:pPr>
            <w:pStyle w:val="a7"/>
            <w:spacing w:line="360" w:lineRule="auto"/>
            <w:ind w:left="1069"/>
          </w:pPr>
        </w:pPrChange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CA"/>
        </w:rPr>
        <w:t>URL</w:t>
      </w:r>
      <w:r w:rsidRPr="00456AAE">
        <w:rPr>
          <w:rFonts w:ascii="Times New Roman" w:hAnsi="Times New Roman" w:cs="Times New Roman"/>
          <w:color w:val="000000" w:themeColor="text1"/>
          <w:sz w:val="28"/>
          <w:szCs w:val="28"/>
          <w:rPrChange w:id="281" w:author="Админ" w:date="2020-12-08T12:43:00Z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CA"/>
            </w:rPr>
          </w:rPrChange>
        </w:rPr>
        <w:t xml:space="preserve">: </w:t>
      </w:r>
      <w:r w:rsidR="007E79CC">
        <w:fldChar w:fldCharType="begin"/>
      </w:r>
      <w:r w:rsidR="007E79CC" w:rsidRPr="00456AAE">
        <w:rPr>
          <w:rPrChange w:id="282" w:author="Админ" w:date="2020-12-08T12:43:00Z">
            <w:rPr/>
          </w:rPrChange>
        </w:rPr>
        <w:instrText xml:space="preserve"> </w:instrText>
      </w:r>
      <w:r w:rsidR="007E79CC" w:rsidRPr="00FB32C3">
        <w:rPr>
          <w:lang w:val="en-US"/>
          <w:rPrChange w:id="283" w:author="Админ" w:date="2020-12-08T12:28:00Z">
            <w:rPr/>
          </w:rPrChange>
        </w:rPr>
        <w:instrText>HYPERLINK</w:instrText>
      </w:r>
      <w:r w:rsidR="007E79CC" w:rsidRPr="00456AAE">
        <w:rPr>
          <w:rPrChange w:id="284" w:author="Админ" w:date="2020-12-08T12:43:00Z">
            <w:rPr/>
          </w:rPrChange>
        </w:rPr>
        <w:instrText xml:space="preserve"> "</w:instrText>
      </w:r>
      <w:r w:rsidR="007E79CC" w:rsidRPr="00FB32C3">
        <w:rPr>
          <w:lang w:val="en-US"/>
          <w:rPrChange w:id="285" w:author="Админ" w:date="2020-12-08T12:28:00Z">
            <w:rPr/>
          </w:rPrChange>
        </w:rPr>
        <w:instrText>https</w:instrText>
      </w:r>
      <w:r w:rsidR="007E79CC" w:rsidRPr="00456AAE">
        <w:rPr>
          <w:rPrChange w:id="286" w:author="Админ" w:date="2020-12-08T12:43:00Z">
            <w:rPr/>
          </w:rPrChange>
        </w:rPr>
        <w:instrText>://</w:instrText>
      </w:r>
      <w:r w:rsidR="007E79CC" w:rsidRPr="00FB32C3">
        <w:rPr>
          <w:lang w:val="en-US"/>
          <w:rPrChange w:id="287" w:author="Админ" w:date="2020-12-08T12:28:00Z">
            <w:rPr/>
          </w:rPrChange>
        </w:rPr>
        <w:instrText>basetop</w:instrText>
      </w:r>
      <w:r w:rsidR="007E79CC" w:rsidRPr="00456AAE">
        <w:rPr>
          <w:rPrChange w:id="288" w:author="Админ" w:date="2020-12-08T12:43:00Z">
            <w:rPr/>
          </w:rPrChange>
        </w:rPr>
        <w:instrText>.</w:instrText>
      </w:r>
      <w:r w:rsidR="007E79CC" w:rsidRPr="00FB32C3">
        <w:rPr>
          <w:lang w:val="en-US"/>
          <w:rPrChange w:id="289" w:author="Админ" w:date="2020-12-08T12:28:00Z">
            <w:rPr/>
          </w:rPrChange>
        </w:rPr>
        <w:instrText>ru</w:instrText>
      </w:r>
      <w:r w:rsidR="007E79CC" w:rsidRPr="00456AAE">
        <w:rPr>
          <w:rPrChange w:id="290" w:author="Админ" w:date="2020-12-08T12:43:00Z">
            <w:rPr/>
          </w:rPrChange>
        </w:rPr>
        <w:instrText>/</w:instrText>
      </w:r>
      <w:r w:rsidR="007E79CC" w:rsidRPr="00FB32C3">
        <w:rPr>
          <w:lang w:val="en-US"/>
          <w:rPrChange w:id="291" w:author="Админ" w:date="2020-12-08T12:28:00Z">
            <w:rPr/>
          </w:rPrChange>
        </w:rPr>
        <w:instrText>luchshie</w:instrText>
      </w:r>
      <w:r w:rsidR="007E79CC" w:rsidRPr="00456AAE">
        <w:rPr>
          <w:rPrChange w:id="292" w:author="Админ" w:date="2020-12-08T12:43:00Z">
            <w:rPr/>
          </w:rPrChange>
        </w:rPr>
        <w:instrText>-</w:instrText>
      </w:r>
      <w:r w:rsidR="007E79CC" w:rsidRPr="00FB32C3">
        <w:rPr>
          <w:lang w:val="en-US"/>
          <w:rPrChange w:id="293" w:author="Админ" w:date="2020-12-08T12:28:00Z">
            <w:rPr/>
          </w:rPrChange>
        </w:rPr>
        <w:instrText>prilozheniya</w:instrText>
      </w:r>
      <w:r w:rsidR="007E79CC" w:rsidRPr="00456AAE">
        <w:rPr>
          <w:rPrChange w:id="294" w:author="Админ" w:date="2020-12-08T12:43:00Z">
            <w:rPr/>
          </w:rPrChange>
        </w:rPr>
        <w:instrText>-</w:instrText>
      </w:r>
      <w:r w:rsidR="007E79CC" w:rsidRPr="00FB32C3">
        <w:rPr>
          <w:lang w:val="en-US"/>
          <w:rPrChange w:id="295" w:author="Админ" w:date="2020-12-08T12:28:00Z">
            <w:rPr/>
          </w:rPrChange>
        </w:rPr>
        <w:instrText>dostavki</w:instrText>
      </w:r>
      <w:r w:rsidR="007E79CC" w:rsidRPr="00456AAE">
        <w:rPr>
          <w:rPrChange w:id="296" w:author="Админ" w:date="2020-12-08T12:43:00Z">
            <w:rPr/>
          </w:rPrChange>
        </w:rPr>
        <w:instrText>-</w:instrText>
      </w:r>
      <w:r w:rsidR="007E79CC" w:rsidRPr="00FB32C3">
        <w:rPr>
          <w:lang w:val="en-US"/>
          <w:rPrChange w:id="297" w:author="Админ" w:date="2020-12-08T12:28:00Z">
            <w:rPr/>
          </w:rPrChange>
        </w:rPr>
        <w:instrText>edy</w:instrText>
      </w:r>
      <w:r w:rsidR="007E79CC" w:rsidRPr="00456AAE">
        <w:rPr>
          <w:rPrChange w:id="298" w:author="Админ" w:date="2020-12-08T12:43:00Z">
            <w:rPr/>
          </w:rPrChange>
        </w:rPr>
        <w:instrText>-</w:instrText>
      </w:r>
      <w:r w:rsidR="007E79CC" w:rsidRPr="00FB32C3">
        <w:rPr>
          <w:lang w:val="en-US"/>
          <w:rPrChange w:id="299" w:author="Админ" w:date="2020-12-08T12:28:00Z">
            <w:rPr/>
          </w:rPrChange>
        </w:rPr>
        <w:instrText>rejting</w:instrText>
      </w:r>
      <w:r w:rsidR="007E79CC" w:rsidRPr="00456AAE">
        <w:rPr>
          <w:rPrChange w:id="300" w:author="Админ" w:date="2020-12-08T12:43:00Z">
            <w:rPr/>
          </w:rPrChange>
        </w:rPr>
        <w:instrText>-</w:instrText>
      </w:r>
      <w:r w:rsidR="007E79CC" w:rsidRPr="00FB32C3">
        <w:rPr>
          <w:lang w:val="en-US"/>
          <w:rPrChange w:id="301" w:author="Админ" w:date="2020-12-08T12:28:00Z">
            <w:rPr/>
          </w:rPrChange>
        </w:rPr>
        <w:instrText>roskachestva</w:instrText>
      </w:r>
      <w:r w:rsidR="007E79CC" w:rsidRPr="00456AAE">
        <w:rPr>
          <w:rPrChange w:id="302" w:author="Админ" w:date="2020-12-08T12:43:00Z">
            <w:rPr/>
          </w:rPrChange>
        </w:rPr>
        <w:instrText xml:space="preserve">/" </w:instrText>
      </w:r>
      <w:r w:rsidR="007E79CC">
        <w:fldChar w:fldCharType="separate"/>
      </w:r>
      <w:r w:rsidR="00C0647D" w:rsidRPr="00C0647D">
        <w:rPr>
          <w:rStyle w:val="a5"/>
          <w:rFonts w:ascii="Times New Roman" w:hAnsi="Times New Roman" w:cs="Times New Roman"/>
          <w:sz w:val="28"/>
          <w:szCs w:val="28"/>
          <w:lang w:val="en-US"/>
        </w:rPr>
        <w:t>https</w:t>
      </w:r>
      <w:r w:rsidR="00C0647D" w:rsidRPr="00456AAE">
        <w:rPr>
          <w:rStyle w:val="a5"/>
          <w:rFonts w:ascii="Times New Roman" w:hAnsi="Times New Roman" w:cs="Times New Roman"/>
          <w:sz w:val="28"/>
          <w:szCs w:val="28"/>
          <w:rPrChange w:id="303" w:author="Админ" w:date="2020-12-08T12:43:00Z">
            <w:rPr>
              <w:rStyle w:val="a5"/>
              <w:rFonts w:ascii="Times New Roman" w:hAnsi="Times New Roman" w:cs="Times New Roman"/>
              <w:sz w:val="28"/>
              <w:szCs w:val="28"/>
              <w:lang w:val="en-US"/>
            </w:rPr>
          </w:rPrChange>
        </w:rPr>
        <w:t>://</w:t>
      </w:r>
      <w:proofErr w:type="spellStart"/>
      <w:r w:rsidR="00C0647D" w:rsidRPr="00C0647D">
        <w:rPr>
          <w:rStyle w:val="a5"/>
          <w:rFonts w:ascii="Times New Roman" w:hAnsi="Times New Roman" w:cs="Times New Roman"/>
          <w:sz w:val="28"/>
          <w:szCs w:val="28"/>
          <w:lang w:val="en-US"/>
        </w:rPr>
        <w:t>basetop</w:t>
      </w:r>
      <w:proofErr w:type="spellEnd"/>
      <w:r w:rsidR="00C0647D" w:rsidRPr="00456AAE">
        <w:rPr>
          <w:rStyle w:val="a5"/>
          <w:rFonts w:ascii="Times New Roman" w:hAnsi="Times New Roman" w:cs="Times New Roman"/>
          <w:sz w:val="28"/>
          <w:szCs w:val="28"/>
          <w:rPrChange w:id="304" w:author="Админ" w:date="2020-12-08T12:43:00Z">
            <w:rPr>
              <w:rStyle w:val="a5"/>
              <w:rFonts w:ascii="Times New Roman" w:hAnsi="Times New Roman" w:cs="Times New Roman"/>
              <w:sz w:val="28"/>
              <w:szCs w:val="28"/>
              <w:lang w:val="en-US"/>
            </w:rPr>
          </w:rPrChange>
        </w:rPr>
        <w:t>.</w:t>
      </w:r>
      <w:proofErr w:type="spellStart"/>
      <w:r w:rsidR="00C0647D" w:rsidRPr="00C0647D">
        <w:rPr>
          <w:rStyle w:val="a5"/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C0647D" w:rsidRPr="00456AAE">
        <w:rPr>
          <w:rStyle w:val="a5"/>
          <w:rFonts w:ascii="Times New Roman" w:hAnsi="Times New Roman" w:cs="Times New Roman"/>
          <w:sz w:val="28"/>
          <w:szCs w:val="28"/>
          <w:rPrChange w:id="305" w:author="Админ" w:date="2020-12-08T12:43:00Z">
            <w:rPr>
              <w:rStyle w:val="a5"/>
              <w:rFonts w:ascii="Times New Roman" w:hAnsi="Times New Roman" w:cs="Times New Roman"/>
              <w:sz w:val="28"/>
              <w:szCs w:val="28"/>
              <w:lang w:val="en-US"/>
            </w:rPr>
          </w:rPrChange>
        </w:rPr>
        <w:t>/</w:t>
      </w:r>
      <w:proofErr w:type="spellStart"/>
      <w:r w:rsidR="00C0647D" w:rsidRPr="00C0647D">
        <w:rPr>
          <w:rStyle w:val="a5"/>
          <w:rFonts w:ascii="Times New Roman" w:hAnsi="Times New Roman" w:cs="Times New Roman"/>
          <w:sz w:val="28"/>
          <w:szCs w:val="28"/>
          <w:lang w:val="en-US"/>
        </w:rPr>
        <w:t>luchshie</w:t>
      </w:r>
      <w:proofErr w:type="spellEnd"/>
      <w:r w:rsidR="00C0647D" w:rsidRPr="00456AAE">
        <w:rPr>
          <w:rStyle w:val="a5"/>
          <w:rFonts w:ascii="Times New Roman" w:hAnsi="Times New Roman" w:cs="Times New Roman"/>
          <w:sz w:val="28"/>
          <w:szCs w:val="28"/>
          <w:rPrChange w:id="306" w:author="Админ" w:date="2020-12-08T12:43:00Z">
            <w:rPr>
              <w:rStyle w:val="a5"/>
              <w:rFonts w:ascii="Times New Roman" w:hAnsi="Times New Roman" w:cs="Times New Roman"/>
              <w:sz w:val="28"/>
              <w:szCs w:val="28"/>
              <w:lang w:val="en-US"/>
            </w:rPr>
          </w:rPrChange>
        </w:rPr>
        <w:t>-</w:t>
      </w:r>
      <w:proofErr w:type="spellStart"/>
      <w:r w:rsidR="00C0647D" w:rsidRPr="00C0647D">
        <w:rPr>
          <w:rStyle w:val="a5"/>
          <w:rFonts w:ascii="Times New Roman" w:hAnsi="Times New Roman" w:cs="Times New Roman"/>
          <w:sz w:val="28"/>
          <w:szCs w:val="28"/>
          <w:lang w:val="en-US"/>
        </w:rPr>
        <w:t>prilozheniya</w:t>
      </w:r>
      <w:proofErr w:type="spellEnd"/>
      <w:r w:rsidR="00C0647D" w:rsidRPr="00456AAE">
        <w:rPr>
          <w:rStyle w:val="a5"/>
          <w:rFonts w:ascii="Times New Roman" w:hAnsi="Times New Roman" w:cs="Times New Roman"/>
          <w:sz w:val="28"/>
          <w:szCs w:val="28"/>
          <w:rPrChange w:id="307" w:author="Админ" w:date="2020-12-08T12:43:00Z">
            <w:rPr>
              <w:rStyle w:val="a5"/>
              <w:rFonts w:ascii="Times New Roman" w:hAnsi="Times New Roman" w:cs="Times New Roman"/>
              <w:sz w:val="28"/>
              <w:szCs w:val="28"/>
              <w:lang w:val="en-US"/>
            </w:rPr>
          </w:rPrChange>
        </w:rPr>
        <w:t>-</w:t>
      </w:r>
      <w:proofErr w:type="spellStart"/>
      <w:r w:rsidR="00C0647D" w:rsidRPr="00C0647D">
        <w:rPr>
          <w:rStyle w:val="a5"/>
          <w:rFonts w:ascii="Times New Roman" w:hAnsi="Times New Roman" w:cs="Times New Roman"/>
          <w:sz w:val="28"/>
          <w:szCs w:val="28"/>
          <w:lang w:val="en-US"/>
        </w:rPr>
        <w:t>dostavki</w:t>
      </w:r>
      <w:proofErr w:type="spellEnd"/>
      <w:r w:rsidR="00C0647D" w:rsidRPr="00456AAE">
        <w:rPr>
          <w:rStyle w:val="a5"/>
          <w:rFonts w:ascii="Times New Roman" w:hAnsi="Times New Roman" w:cs="Times New Roman"/>
          <w:sz w:val="28"/>
          <w:szCs w:val="28"/>
          <w:rPrChange w:id="308" w:author="Админ" w:date="2020-12-08T12:43:00Z">
            <w:rPr>
              <w:rStyle w:val="a5"/>
              <w:rFonts w:ascii="Times New Roman" w:hAnsi="Times New Roman" w:cs="Times New Roman"/>
              <w:sz w:val="28"/>
              <w:szCs w:val="28"/>
              <w:lang w:val="en-US"/>
            </w:rPr>
          </w:rPrChange>
        </w:rPr>
        <w:t>-</w:t>
      </w:r>
      <w:proofErr w:type="spellStart"/>
      <w:r w:rsidR="00C0647D" w:rsidRPr="00C0647D">
        <w:rPr>
          <w:rStyle w:val="a5"/>
          <w:rFonts w:ascii="Times New Roman" w:hAnsi="Times New Roman" w:cs="Times New Roman"/>
          <w:sz w:val="28"/>
          <w:szCs w:val="28"/>
          <w:lang w:val="en-US"/>
        </w:rPr>
        <w:t>edy</w:t>
      </w:r>
      <w:proofErr w:type="spellEnd"/>
      <w:r w:rsidR="00C0647D" w:rsidRPr="00456AAE">
        <w:rPr>
          <w:rStyle w:val="a5"/>
          <w:rFonts w:ascii="Times New Roman" w:hAnsi="Times New Roman" w:cs="Times New Roman"/>
          <w:sz w:val="28"/>
          <w:szCs w:val="28"/>
          <w:rPrChange w:id="309" w:author="Админ" w:date="2020-12-08T12:43:00Z">
            <w:rPr>
              <w:rStyle w:val="a5"/>
              <w:rFonts w:ascii="Times New Roman" w:hAnsi="Times New Roman" w:cs="Times New Roman"/>
              <w:sz w:val="28"/>
              <w:szCs w:val="28"/>
              <w:lang w:val="en-US"/>
            </w:rPr>
          </w:rPrChange>
        </w:rPr>
        <w:t>-</w:t>
      </w:r>
      <w:proofErr w:type="spellStart"/>
      <w:r w:rsidR="00C0647D" w:rsidRPr="00C0647D">
        <w:rPr>
          <w:rStyle w:val="a5"/>
          <w:rFonts w:ascii="Times New Roman" w:hAnsi="Times New Roman" w:cs="Times New Roman"/>
          <w:sz w:val="28"/>
          <w:szCs w:val="28"/>
          <w:lang w:val="en-US"/>
        </w:rPr>
        <w:t>rejting</w:t>
      </w:r>
      <w:proofErr w:type="spellEnd"/>
      <w:r w:rsidR="00C0647D" w:rsidRPr="00456AAE">
        <w:rPr>
          <w:rStyle w:val="a5"/>
          <w:rFonts w:ascii="Times New Roman" w:hAnsi="Times New Roman" w:cs="Times New Roman"/>
          <w:sz w:val="28"/>
          <w:szCs w:val="28"/>
          <w:rPrChange w:id="310" w:author="Админ" w:date="2020-12-08T12:43:00Z">
            <w:rPr>
              <w:rStyle w:val="a5"/>
              <w:rFonts w:ascii="Times New Roman" w:hAnsi="Times New Roman" w:cs="Times New Roman"/>
              <w:sz w:val="28"/>
              <w:szCs w:val="28"/>
              <w:lang w:val="en-US"/>
            </w:rPr>
          </w:rPrChange>
        </w:rPr>
        <w:t>-</w:t>
      </w:r>
      <w:proofErr w:type="spellStart"/>
      <w:r w:rsidR="00C0647D" w:rsidRPr="00C0647D">
        <w:rPr>
          <w:rStyle w:val="a5"/>
          <w:rFonts w:ascii="Times New Roman" w:hAnsi="Times New Roman" w:cs="Times New Roman"/>
          <w:sz w:val="28"/>
          <w:szCs w:val="28"/>
          <w:lang w:val="en-US"/>
        </w:rPr>
        <w:t>roskachestva</w:t>
      </w:r>
      <w:proofErr w:type="spellEnd"/>
      <w:r w:rsidR="00C0647D" w:rsidRPr="00456AAE">
        <w:rPr>
          <w:rStyle w:val="a5"/>
          <w:rFonts w:ascii="Times New Roman" w:hAnsi="Times New Roman" w:cs="Times New Roman"/>
          <w:sz w:val="28"/>
          <w:szCs w:val="28"/>
          <w:rPrChange w:id="311" w:author="Админ" w:date="2020-12-08T12:43:00Z">
            <w:rPr>
              <w:rStyle w:val="a5"/>
              <w:rFonts w:ascii="Times New Roman" w:hAnsi="Times New Roman" w:cs="Times New Roman"/>
              <w:sz w:val="28"/>
              <w:szCs w:val="28"/>
              <w:lang w:val="en-US"/>
            </w:rPr>
          </w:rPrChange>
        </w:rPr>
        <w:t>/</w:t>
      </w:r>
      <w:r w:rsidR="007E79CC">
        <w:rPr>
          <w:rStyle w:val="a5"/>
          <w:rFonts w:ascii="Times New Roman" w:hAnsi="Times New Roman" w:cs="Times New Roman"/>
          <w:sz w:val="28"/>
          <w:szCs w:val="28"/>
          <w:lang w:val="en-US"/>
        </w:rPr>
        <w:fldChar w:fldCharType="end"/>
      </w:r>
      <w:ins w:id="312" w:author="Админ" w:date="2020-12-08T12:43:00Z">
        <w:r w:rsidR="00456AAE" w:rsidRPr="00456AAE">
          <w:rPr>
            <w:rStyle w:val="a5"/>
            <w:rFonts w:ascii="Times New Roman" w:hAnsi="Times New Roman" w:cs="Times New Roman"/>
            <w:sz w:val="28"/>
            <w:szCs w:val="28"/>
          </w:rPr>
          <w:t xml:space="preserve"> (</w:t>
        </w:r>
        <w:r w:rsidR="00456AAE">
          <w:rPr>
            <w:rStyle w:val="a5"/>
            <w:rFonts w:ascii="Times New Roman" w:hAnsi="Times New Roman" w:cs="Times New Roman"/>
            <w:sz w:val="28"/>
            <w:szCs w:val="28"/>
          </w:rPr>
          <w:t>дата обращения 02.12.2020 г.</w:t>
        </w:r>
        <w:r w:rsidR="00456AAE" w:rsidRPr="00456AAE">
          <w:rPr>
            <w:rStyle w:val="a5"/>
            <w:rFonts w:ascii="Times New Roman" w:hAnsi="Times New Roman" w:cs="Times New Roman"/>
            <w:sz w:val="28"/>
            <w:szCs w:val="28"/>
          </w:rPr>
          <w:t>)</w:t>
        </w:r>
      </w:ins>
    </w:p>
    <w:p w14:paraId="6D79BEC7" w14:textId="1A16E863" w:rsidR="007A5CC1" w:rsidRPr="003661E5" w:rsidRDefault="00EF5E5F" w:rsidP="000B65C3">
      <w:pPr>
        <w:pStyle w:val="1"/>
        <w:spacing w:before="0" w:after="16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rPrChange w:id="313" w:author="Админ" w:date="2020-12-08T12:44:00Z">
            <w:rPr>
              <w:rFonts w:ascii="Times New Roman" w:hAnsi="Times New Roman" w:cs="Times New Roman"/>
              <w:color w:val="000000" w:themeColor="text1"/>
              <w:lang w:val="en-US"/>
            </w:rPr>
          </w:rPrChange>
        </w:rPr>
      </w:pPr>
      <w:r w:rsidRPr="00456AAE">
        <w:rPr>
          <w:color w:val="FF0000"/>
          <w:sz w:val="28"/>
          <w:szCs w:val="28"/>
          <w:rPrChange w:id="314" w:author="Админ" w:date="2020-12-08T12:43:00Z">
            <w:rPr>
              <w:color w:val="FF0000"/>
              <w:sz w:val="28"/>
              <w:szCs w:val="28"/>
              <w:lang w:val="en-CA"/>
            </w:rPr>
          </w:rPrChange>
        </w:rPr>
        <w:br w:type="page"/>
      </w:r>
      <w:bookmarkStart w:id="315" w:name="_Toc58074211"/>
      <w:r w:rsidRPr="003661E5">
        <w:rPr>
          <w:rFonts w:ascii="Times New Roman" w:hAnsi="Times New Roman" w:cs="Times New Roman"/>
          <w:b/>
          <w:color w:val="000000" w:themeColor="text1"/>
          <w:sz w:val="28"/>
          <w:szCs w:val="28"/>
          <w:rPrChange w:id="316" w:author="Админ" w:date="2020-12-08T12:44:00Z">
            <w:rPr>
              <w:rFonts w:ascii="Times New Roman" w:hAnsi="Times New Roman" w:cs="Times New Roman"/>
              <w:color w:val="000000" w:themeColor="text1"/>
            </w:rPr>
          </w:rPrChange>
        </w:rPr>
        <w:lastRenderedPageBreak/>
        <w:t>ПРИЛОЖЕНИЕ</w:t>
      </w:r>
      <w:r w:rsidR="008256A9" w:rsidRPr="003661E5">
        <w:rPr>
          <w:rFonts w:ascii="Times New Roman" w:hAnsi="Times New Roman" w:cs="Times New Roman"/>
          <w:b/>
          <w:color w:val="000000" w:themeColor="text1"/>
          <w:sz w:val="28"/>
          <w:szCs w:val="28"/>
          <w:rPrChange w:id="317" w:author="Админ" w:date="2020-12-08T12:44:00Z">
            <w:rPr>
              <w:rFonts w:ascii="Times New Roman" w:hAnsi="Times New Roman" w:cs="Times New Roman"/>
              <w:color w:val="000000" w:themeColor="text1"/>
              <w:lang w:val="en-CA"/>
            </w:rPr>
          </w:rPrChange>
        </w:rPr>
        <w:t xml:space="preserve"> </w:t>
      </w:r>
      <w:commentRangeStart w:id="318"/>
      <w:r w:rsidR="008256A9" w:rsidRPr="003661E5">
        <w:rPr>
          <w:rFonts w:ascii="Times New Roman" w:hAnsi="Times New Roman" w:cs="Times New Roman"/>
          <w:b/>
          <w:color w:val="000000" w:themeColor="text1"/>
          <w:sz w:val="28"/>
          <w:szCs w:val="28"/>
          <w:rPrChange w:id="319" w:author="Админ" w:date="2020-12-08T12:44:00Z">
            <w:rPr>
              <w:rFonts w:ascii="Times New Roman" w:hAnsi="Times New Roman" w:cs="Times New Roman"/>
              <w:color w:val="000000" w:themeColor="text1"/>
            </w:rPr>
          </w:rPrChange>
        </w:rPr>
        <w:t>А</w:t>
      </w:r>
      <w:bookmarkEnd w:id="315"/>
      <w:commentRangeEnd w:id="318"/>
      <w:r w:rsidR="00550977">
        <w:rPr>
          <w:rStyle w:val="af0"/>
          <w:rFonts w:ascii="Times New Roman" w:eastAsia="Times New Roman" w:hAnsi="Times New Roman" w:cs="Times New Roman"/>
          <w:color w:val="auto"/>
        </w:rPr>
        <w:commentReference w:id="318"/>
      </w:r>
    </w:p>
    <w:p w14:paraId="22449F17" w14:textId="6A0E4E97" w:rsidR="005714AF" w:rsidRPr="00E167E2" w:rsidRDefault="00A2079D" w:rsidP="00E167E2">
      <w:pPr>
        <w:pStyle w:val="C-Text"/>
        <w:jc w:val="left"/>
        <w:rPr>
          <w:lang w:val="ru-RU"/>
        </w:rPr>
      </w:pPr>
      <w:r w:rsidRPr="00E167E2">
        <w:rPr>
          <w:lang w:val="ru-RU"/>
        </w:rPr>
        <w:t>/</w:t>
      </w:r>
      <w:r w:rsidRPr="00E167E2">
        <w:t>Views</w:t>
      </w:r>
      <w:r w:rsidRPr="00E167E2">
        <w:rPr>
          <w:lang w:val="ru-RU"/>
        </w:rPr>
        <w:t>/</w:t>
      </w:r>
      <w:proofErr w:type="spellStart"/>
      <w:r w:rsidRPr="00E167E2">
        <w:t>DishDetailPage</w:t>
      </w:r>
      <w:proofErr w:type="spellEnd"/>
      <w:r w:rsidRPr="00E167E2">
        <w:rPr>
          <w:lang w:val="ru-RU"/>
        </w:rPr>
        <w:t>.</w:t>
      </w:r>
      <w:proofErr w:type="spellStart"/>
      <w:r w:rsidRPr="00E167E2">
        <w:t>xaml</w:t>
      </w:r>
      <w:proofErr w:type="spellEnd"/>
      <w:r w:rsidRPr="00E167E2">
        <w:rPr>
          <w:lang w:val="ru-RU"/>
        </w:rPr>
        <w:t>.</w:t>
      </w:r>
      <w:proofErr w:type="spellStart"/>
      <w:r w:rsidRPr="00E167E2">
        <w:t>cs</w:t>
      </w:r>
      <w:proofErr w:type="spellEnd"/>
      <w:r w:rsidRPr="00E167E2">
        <w:rPr>
          <w:lang w:val="ru-RU"/>
        </w:rPr>
        <w:t xml:space="preserve"> – </w:t>
      </w:r>
      <w:r w:rsidRPr="00FB32C3">
        <w:rPr>
          <w:lang w:val="ru-RU"/>
          <w:rPrChange w:id="320" w:author="Админ" w:date="2020-12-08T12:28:00Z">
            <w:rPr/>
          </w:rPrChange>
        </w:rPr>
        <w:t>Шаблон</w:t>
      </w:r>
      <w:r w:rsidRPr="00E167E2">
        <w:rPr>
          <w:lang w:val="ru-RU"/>
        </w:rPr>
        <w:t xml:space="preserve"> </w:t>
      </w:r>
      <w:r w:rsidRPr="00FB32C3">
        <w:rPr>
          <w:lang w:val="ru-RU"/>
          <w:rPrChange w:id="321" w:author="Админ" w:date="2020-12-08T12:28:00Z">
            <w:rPr/>
          </w:rPrChange>
        </w:rPr>
        <w:t>страницы</w:t>
      </w:r>
      <w:r w:rsidRPr="00E167E2">
        <w:rPr>
          <w:lang w:val="ru-RU"/>
        </w:rPr>
        <w:t xml:space="preserve"> </w:t>
      </w:r>
      <w:r w:rsidRPr="00FB32C3">
        <w:rPr>
          <w:lang w:val="ru-RU"/>
          <w:rPrChange w:id="322" w:author="Админ" w:date="2020-12-08T12:28:00Z">
            <w:rPr/>
          </w:rPrChange>
        </w:rPr>
        <w:t>определенного</w:t>
      </w:r>
      <w:r w:rsidRPr="00E167E2">
        <w:rPr>
          <w:lang w:val="ru-RU"/>
        </w:rPr>
        <w:t xml:space="preserve"> </w:t>
      </w:r>
      <w:r w:rsidRPr="00FB32C3">
        <w:rPr>
          <w:lang w:val="ru-RU"/>
          <w:rPrChange w:id="323" w:author="Админ" w:date="2020-12-08T12:28:00Z">
            <w:rPr/>
          </w:rPrChange>
        </w:rPr>
        <w:t>продукта</w:t>
      </w:r>
      <w:r w:rsidRPr="00E167E2">
        <w:rPr>
          <w:lang w:val="ru-RU"/>
        </w:rPr>
        <w:t>.</w:t>
      </w:r>
    </w:p>
    <w:p w14:paraId="3883B298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using </w:t>
      </w:r>
      <w:proofErr w:type="spellStart"/>
      <w:r w:rsidRPr="00E167E2">
        <w:rPr>
          <w:color w:val="000000" w:themeColor="text1"/>
          <w:sz w:val="17"/>
          <w:szCs w:val="17"/>
        </w:rPr>
        <w:t>Eldoed.Data</w:t>
      </w:r>
      <w:proofErr w:type="spellEnd"/>
      <w:r w:rsidRPr="00E167E2">
        <w:rPr>
          <w:color w:val="000000" w:themeColor="text1"/>
          <w:sz w:val="17"/>
          <w:szCs w:val="17"/>
        </w:rPr>
        <w:t>;</w:t>
      </w:r>
    </w:p>
    <w:p w14:paraId="2F674E48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using </w:t>
      </w:r>
      <w:proofErr w:type="spellStart"/>
      <w:r w:rsidRPr="00E167E2">
        <w:rPr>
          <w:color w:val="000000" w:themeColor="text1"/>
          <w:sz w:val="17"/>
          <w:szCs w:val="17"/>
        </w:rPr>
        <w:t>Eldoed.Models</w:t>
      </w:r>
      <w:proofErr w:type="spellEnd"/>
      <w:r w:rsidRPr="00E167E2">
        <w:rPr>
          <w:color w:val="000000" w:themeColor="text1"/>
          <w:sz w:val="17"/>
          <w:szCs w:val="17"/>
        </w:rPr>
        <w:t>;</w:t>
      </w:r>
    </w:p>
    <w:p w14:paraId="2932EA90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>using System;</w:t>
      </w:r>
    </w:p>
    <w:p w14:paraId="215D57F4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using </w:t>
      </w:r>
      <w:proofErr w:type="spellStart"/>
      <w:r w:rsidRPr="00E167E2">
        <w:rPr>
          <w:color w:val="000000" w:themeColor="text1"/>
          <w:sz w:val="17"/>
          <w:szCs w:val="17"/>
        </w:rPr>
        <w:t>System.Linq</w:t>
      </w:r>
      <w:proofErr w:type="spellEnd"/>
      <w:r w:rsidRPr="00E167E2">
        <w:rPr>
          <w:color w:val="000000" w:themeColor="text1"/>
          <w:sz w:val="17"/>
          <w:szCs w:val="17"/>
        </w:rPr>
        <w:t>;</w:t>
      </w:r>
    </w:p>
    <w:p w14:paraId="1503E39D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proofErr w:type="gramStart"/>
      <w:r w:rsidRPr="00E167E2">
        <w:rPr>
          <w:color w:val="000000" w:themeColor="text1"/>
          <w:sz w:val="17"/>
          <w:szCs w:val="17"/>
        </w:rPr>
        <w:t>using</w:t>
      </w:r>
      <w:proofErr w:type="gramEnd"/>
      <w:r w:rsidRPr="00E167E2">
        <w:rPr>
          <w:color w:val="000000" w:themeColor="text1"/>
          <w:sz w:val="17"/>
          <w:szCs w:val="17"/>
        </w:rPr>
        <w:t xml:space="preserve"> </w:t>
      </w:r>
      <w:proofErr w:type="spellStart"/>
      <w:r w:rsidRPr="00E167E2">
        <w:rPr>
          <w:color w:val="000000" w:themeColor="text1"/>
          <w:sz w:val="17"/>
          <w:szCs w:val="17"/>
        </w:rPr>
        <w:t>System.Text.RegularExpressions</w:t>
      </w:r>
      <w:proofErr w:type="spellEnd"/>
      <w:r w:rsidRPr="00E167E2">
        <w:rPr>
          <w:color w:val="000000" w:themeColor="text1"/>
          <w:sz w:val="17"/>
          <w:szCs w:val="17"/>
        </w:rPr>
        <w:t>;</w:t>
      </w:r>
    </w:p>
    <w:p w14:paraId="513FCBCF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using </w:t>
      </w:r>
      <w:proofErr w:type="spellStart"/>
      <w:r w:rsidRPr="00E167E2">
        <w:rPr>
          <w:color w:val="000000" w:themeColor="text1"/>
          <w:sz w:val="17"/>
          <w:szCs w:val="17"/>
        </w:rPr>
        <w:t>Xamarin.Forms</w:t>
      </w:r>
      <w:proofErr w:type="spellEnd"/>
      <w:r w:rsidRPr="00E167E2">
        <w:rPr>
          <w:color w:val="000000" w:themeColor="text1"/>
          <w:sz w:val="17"/>
          <w:szCs w:val="17"/>
        </w:rPr>
        <w:t>;</w:t>
      </w:r>
    </w:p>
    <w:p w14:paraId="177AB2DF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</w:p>
    <w:p w14:paraId="592CD35A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namespace </w:t>
      </w:r>
      <w:proofErr w:type="spellStart"/>
      <w:r w:rsidRPr="00E167E2">
        <w:rPr>
          <w:color w:val="000000" w:themeColor="text1"/>
          <w:sz w:val="17"/>
          <w:szCs w:val="17"/>
        </w:rPr>
        <w:t>Eldoed.Views</w:t>
      </w:r>
      <w:proofErr w:type="spellEnd"/>
    </w:p>
    <w:p w14:paraId="27B50255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>{</w:t>
      </w:r>
    </w:p>
    <w:p w14:paraId="66273A2A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[</w:t>
      </w:r>
      <w:proofErr w:type="spellStart"/>
      <w:proofErr w:type="gramStart"/>
      <w:r w:rsidRPr="00E167E2">
        <w:rPr>
          <w:color w:val="000000" w:themeColor="text1"/>
          <w:sz w:val="17"/>
          <w:szCs w:val="17"/>
        </w:rPr>
        <w:t>QueryProperty</w:t>
      </w:r>
      <w:proofErr w:type="spellEnd"/>
      <w:r w:rsidRPr="00E167E2">
        <w:rPr>
          <w:color w:val="000000" w:themeColor="text1"/>
          <w:sz w:val="17"/>
          <w:szCs w:val="17"/>
        </w:rPr>
        <w:t>(</w:t>
      </w:r>
      <w:proofErr w:type="gramEnd"/>
      <w:r w:rsidRPr="00E167E2">
        <w:rPr>
          <w:color w:val="000000" w:themeColor="text1"/>
          <w:sz w:val="17"/>
          <w:szCs w:val="17"/>
        </w:rPr>
        <w:t>"Name", "name")]</w:t>
      </w:r>
    </w:p>
    <w:p w14:paraId="09EF3B72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</w:t>
      </w:r>
      <w:proofErr w:type="gramStart"/>
      <w:r w:rsidRPr="00E167E2">
        <w:rPr>
          <w:color w:val="000000" w:themeColor="text1"/>
          <w:sz w:val="17"/>
          <w:szCs w:val="17"/>
        </w:rPr>
        <w:t>public</w:t>
      </w:r>
      <w:proofErr w:type="gramEnd"/>
      <w:r w:rsidRPr="00E167E2">
        <w:rPr>
          <w:color w:val="000000" w:themeColor="text1"/>
          <w:sz w:val="17"/>
          <w:szCs w:val="17"/>
        </w:rPr>
        <w:t xml:space="preserve"> partial class </w:t>
      </w:r>
      <w:proofErr w:type="spellStart"/>
      <w:r w:rsidRPr="00E167E2">
        <w:rPr>
          <w:color w:val="000000" w:themeColor="text1"/>
          <w:sz w:val="17"/>
          <w:szCs w:val="17"/>
        </w:rPr>
        <w:t>DishDetailPage</w:t>
      </w:r>
      <w:proofErr w:type="spellEnd"/>
      <w:r w:rsidRPr="00E167E2">
        <w:rPr>
          <w:color w:val="000000" w:themeColor="text1"/>
          <w:sz w:val="17"/>
          <w:szCs w:val="17"/>
        </w:rPr>
        <w:t xml:space="preserve"> : </w:t>
      </w:r>
      <w:proofErr w:type="spellStart"/>
      <w:r w:rsidRPr="00E167E2">
        <w:rPr>
          <w:color w:val="000000" w:themeColor="text1"/>
          <w:sz w:val="17"/>
          <w:szCs w:val="17"/>
        </w:rPr>
        <w:t>ContentPage</w:t>
      </w:r>
      <w:proofErr w:type="spellEnd"/>
    </w:p>
    <w:p w14:paraId="39C84441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{</w:t>
      </w:r>
    </w:p>
    <w:p w14:paraId="52EF4229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    public Dish _dish;</w:t>
      </w:r>
    </w:p>
    <w:p w14:paraId="3FCA02D9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</w:p>
    <w:p w14:paraId="43DC2483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    public string Name</w:t>
      </w:r>
    </w:p>
    <w:p w14:paraId="6F717BB8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    {</w:t>
      </w:r>
    </w:p>
    <w:p w14:paraId="6FA442A5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        set</w:t>
      </w:r>
    </w:p>
    <w:p w14:paraId="0B9D9713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        {</w:t>
      </w:r>
    </w:p>
    <w:p w14:paraId="37B9735E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            </w:t>
      </w:r>
      <w:proofErr w:type="spellStart"/>
      <w:r w:rsidRPr="00E167E2">
        <w:rPr>
          <w:color w:val="000000" w:themeColor="text1"/>
          <w:sz w:val="17"/>
          <w:szCs w:val="17"/>
        </w:rPr>
        <w:t>BindingContext</w:t>
      </w:r>
      <w:proofErr w:type="spellEnd"/>
      <w:r w:rsidRPr="00E167E2">
        <w:rPr>
          <w:color w:val="000000" w:themeColor="text1"/>
          <w:sz w:val="17"/>
          <w:szCs w:val="17"/>
        </w:rPr>
        <w:t xml:space="preserve"> = </w:t>
      </w:r>
      <w:proofErr w:type="spellStart"/>
      <w:proofErr w:type="gramStart"/>
      <w:r w:rsidRPr="00E167E2">
        <w:rPr>
          <w:color w:val="000000" w:themeColor="text1"/>
          <w:sz w:val="17"/>
          <w:szCs w:val="17"/>
        </w:rPr>
        <w:t>AllDishesData.AllDishes.FirstOrDefault</w:t>
      </w:r>
      <w:proofErr w:type="spellEnd"/>
      <w:r w:rsidRPr="00E167E2">
        <w:rPr>
          <w:color w:val="000000" w:themeColor="text1"/>
          <w:sz w:val="17"/>
          <w:szCs w:val="17"/>
        </w:rPr>
        <w:t>(</w:t>
      </w:r>
      <w:proofErr w:type="gramEnd"/>
      <w:r w:rsidRPr="00E167E2">
        <w:rPr>
          <w:color w:val="000000" w:themeColor="text1"/>
          <w:sz w:val="17"/>
          <w:szCs w:val="17"/>
        </w:rPr>
        <w:t xml:space="preserve">m =&gt; </w:t>
      </w:r>
      <w:proofErr w:type="spellStart"/>
      <w:r w:rsidRPr="00E167E2">
        <w:rPr>
          <w:color w:val="000000" w:themeColor="text1"/>
          <w:sz w:val="17"/>
          <w:szCs w:val="17"/>
        </w:rPr>
        <w:t>m.Name</w:t>
      </w:r>
      <w:proofErr w:type="spellEnd"/>
      <w:r w:rsidRPr="00E167E2">
        <w:rPr>
          <w:color w:val="000000" w:themeColor="text1"/>
          <w:sz w:val="17"/>
          <w:szCs w:val="17"/>
        </w:rPr>
        <w:t xml:space="preserve"> == </w:t>
      </w:r>
      <w:proofErr w:type="spellStart"/>
      <w:r w:rsidRPr="00E167E2">
        <w:rPr>
          <w:color w:val="000000" w:themeColor="text1"/>
          <w:sz w:val="17"/>
          <w:szCs w:val="17"/>
        </w:rPr>
        <w:t>Uri.UnescapeDataString</w:t>
      </w:r>
      <w:proofErr w:type="spellEnd"/>
      <w:r w:rsidRPr="00E167E2">
        <w:rPr>
          <w:color w:val="000000" w:themeColor="text1"/>
          <w:sz w:val="17"/>
          <w:szCs w:val="17"/>
        </w:rPr>
        <w:t>(value));</w:t>
      </w:r>
    </w:p>
    <w:p w14:paraId="608BB137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            _dish = </w:t>
      </w:r>
      <w:proofErr w:type="spellStart"/>
      <w:proofErr w:type="gramStart"/>
      <w:r w:rsidRPr="00E167E2">
        <w:rPr>
          <w:color w:val="000000" w:themeColor="text1"/>
          <w:sz w:val="17"/>
          <w:szCs w:val="17"/>
        </w:rPr>
        <w:t>AllDishesData.AllDishes.FirstOrDefault</w:t>
      </w:r>
      <w:proofErr w:type="spellEnd"/>
      <w:r w:rsidRPr="00E167E2">
        <w:rPr>
          <w:color w:val="000000" w:themeColor="text1"/>
          <w:sz w:val="17"/>
          <w:szCs w:val="17"/>
        </w:rPr>
        <w:t>(</w:t>
      </w:r>
      <w:proofErr w:type="gramEnd"/>
      <w:r w:rsidRPr="00E167E2">
        <w:rPr>
          <w:color w:val="000000" w:themeColor="text1"/>
          <w:sz w:val="17"/>
          <w:szCs w:val="17"/>
        </w:rPr>
        <w:t xml:space="preserve">m =&gt; </w:t>
      </w:r>
      <w:proofErr w:type="spellStart"/>
      <w:r w:rsidRPr="00E167E2">
        <w:rPr>
          <w:color w:val="000000" w:themeColor="text1"/>
          <w:sz w:val="17"/>
          <w:szCs w:val="17"/>
        </w:rPr>
        <w:t>m.Name</w:t>
      </w:r>
      <w:proofErr w:type="spellEnd"/>
      <w:r w:rsidRPr="00E167E2">
        <w:rPr>
          <w:color w:val="000000" w:themeColor="text1"/>
          <w:sz w:val="17"/>
          <w:szCs w:val="17"/>
        </w:rPr>
        <w:t xml:space="preserve"> == </w:t>
      </w:r>
      <w:proofErr w:type="spellStart"/>
      <w:r w:rsidRPr="00E167E2">
        <w:rPr>
          <w:color w:val="000000" w:themeColor="text1"/>
          <w:sz w:val="17"/>
          <w:szCs w:val="17"/>
        </w:rPr>
        <w:t>Uri.UnescapeDataString</w:t>
      </w:r>
      <w:proofErr w:type="spellEnd"/>
      <w:r w:rsidRPr="00E167E2">
        <w:rPr>
          <w:color w:val="000000" w:themeColor="text1"/>
          <w:sz w:val="17"/>
          <w:szCs w:val="17"/>
        </w:rPr>
        <w:t>(value));</w:t>
      </w:r>
    </w:p>
    <w:p w14:paraId="6A1A838A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        }</w:t>
      </w:r>
    </w:p>
    <w:p w14:paraId="163528F1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        get</w:t>
      </w:r>
    </w:p>
    <w:p w14:paraId="107056EF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        {</w:t>
      </w:r>
    </w:p>
    <w:p w14:paraId="40C3B6D6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            return Name;</w:t>
      </w:r>
    </w:p>
    <w:p w14:paraId="2F4A096F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        }</w:t>
      </w:r>
    </w:p>
    <w:p w14:paraId="52A74014" w14:textId="72EAB202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    }</w:t>
      </w:r>
    </w:p>
    <w:p w14:paraId="7552331A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    </w:t>
      </w:r>
      <w:proofErr w:type="gramStart"/>
      <w:r w:rsidRPr="00E167E2">
        <w:rPr>
          <w:color w:val="000000" w:themeColor="text1"/>
          <w:sz w:val="17"/>
          <w:szCs w:val="17"/>
        </w:rPr>
        <w:t>public</w:t>
      </w:r>
      <w:proofErr w:type="gramEnd"/>
      <w:r w:rsidRPr="00E167E2">
        <w:rPr>
          <w:color w:val="000000" w:themeColor="text1"/>
          <w:sz w:val="17"/>
          <w:szCs w:val="17"/>
        </w:rPr>
        <w:t xml:space="preserve"> </w:t>
      </w:r>
      <w:proofErr w:type="spellStart"/>
      <w:r w:rsidRPr="00E167E2">
        <w:rPr>
          <w:color w:val="000000" w:themeColor="text1"/>
          <w:sz w:val="17"/>
          <w:szCs w:val="17"/>
        </w:rPr>
        <w:t>DishDetailPage</w:t>
      </w:r>
      <w:proofErr w:type="spellEnd"/>
      <w:r w:rsidRPr="00E167E2">
        <w:rPr>
          <w:color w:val="000000" w:themeColor="text1"/>
          <w:sz w:val="17"/>
          <w:szCs w:val="17"/>
        </w:rPr>
        <w:t>()</w:t>
      </w:r>
    </w:p>
    <w:p w14:paraId="6D7F659A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    {</w:t>
      </w:r>
    </w:p>
    <w:p w14:paraId="4B69BA35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        </w:t>
      </w:r>
      <w:proofErr w:type="spellStart"/>
      <w:proofErr w:type="gramStart"/>
      <w:r w:rsidRPr="00E167E2">
        <w:rPr>
          <w:color w:val="000000" w:themeColor="text1"/>
          <w:sz w:val="17"/>
          <w:szCs w:val="17"/>
        </w:rPr>
        <w:t>InitializeComponent</w:t>
      </w:r>
      <w:proofErr w:type="spellEnd"/>
      <w:r w:rsidRPr="00E167E2">
        <w:rPr>
          <w:color w:val="000000" w:themeColor="text1"/>
          <w:sz w:val="17"/>
          <w:szCs w:val="17"/>
        </w:rPr>
        <w:t>(</w:t>
      </w:r>
      <w:proofErr w:type="gramEnd"/>
      <w:r w:rsidRPr="00E167E2">
        <w:rPr>
          <w:color w:val="000000" w:themeColor="text1"/>
          <w:sz w:val="17"/>
          <w:szCs w:val="17"/>
        </w:rPr>
        <w:t>);</w:t>
      </w:r>
    </w:p>
    <w:p w14:paraId="3219676F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    }</w:t>
      </w:r>
    </w:p>
    <w:p w14:paraId="13A1E18C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    </w:t>
      </w:r>
      <w:proofErr w:type="gramStart"/>
      <w:r w:rsidRPr="00E167E2">
        <w:rPr>
          <w:color w:val="000000" w:themeColor="text1"/>
          <w:sz w:val="17"/>
          <w:szCs w:val="17"/>
        </w:rPr>
        <w:t>protected</w:t>
      </w:r>
      <w:proofErr w:type="gramEnd"/>
      <w:r w:rsidRPr="00E167E2">
        <w:rPr>
          <w:color w:val="000000" w:themeColor="text1"/>
          <w:sz w:val="17"/>
          <w:szCs w:val="17"/>
        </w:rPr>
        <w:t xml:space="preserve"> override </w:t>
      </w:r>
      <w:proofErr w:type="spellStart"/>
      <w:r w:rsidRPr="00E167E2">
        <w:rPr>
          <w:color w:val="000000" w:themeColor="text1"/>
          <w:sz w:val="17"/>
          <w:szCs w:val="17"/>
        </w:rPr>
        <w:t>bool</w:t>
      </w:r>
      <w:proofErr w:type="spellEnd"/>
      <w:r w:rsidRPr="00E167E2">
        <w:rPr>
          <w:color w:val="000000" w:themeColor="text1"/>
          <w:sz w:val="17"/>
          <w:szCs w:val="17"/>
        </w:rPr>
        <w:t xml:space="preserve"> </w:t>
      </w:r>
      <w:proofErr w:type="spellStart"/>
      <w:r w:rsidRPr="00E167E2">
        <w:rPr>
          <w:color w:val="000000" w:themeColor="text1"/>
          <w:sz w:val="17"/>
          <w:szCs w:val="17"/>
        </w:rPr>
        <w:t>OnBackButtonPressed</w:t>
      </w:r>
      <w:proofErr w:type="spellEnd"/>
      <w:r w:rsidRPr="00E167E2">
        <w:rPr>
          <w:color w:val="000000" w:themeColor="text1"/>
          <w:sz w:val="17"/>
          <w:szCs w:val="17"/>
        </w:rPr>
        <w:t>()</w:t>
      </w:r>
    </w:p>
    <w:p w14:paraId="445671A1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    {</w:t>
      </w:r>
    </w:p>
    <w:p w14:paraId="4352090D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        </w:t>
      </w:r>
      <w:proofErr w:type="gramStart"/>
      <w:r w:rsidRPr="00E167E2">
        <w:rPr>
          <w:color w:val="000000" w:themeColor="text1"/>
          <w:sz w:val="17"/>
          <w:szCs w:val="17"/>
        </w:rPr>
        <w:t>return</w:t>
      </w:r>
      <w:proofErr w:type="gramEnd"/>
      <w:r w:rsidRPr="00E167E2">
        <w:rPr>
          <w:color w:val="000000" w:themeColor="text1"/>
          <w:sz w:val="17"/>
          <w:szCs w:val="17"/>
        </w:rPr>
        <w:t xml:space="preserve"> </w:t>
      </w:r>
      <w:proofErr w:type="spellStart"/>
      <w:r w:rsidRPr="00E167E2">
        <w:rPr>
          <w:color w:val="000000" w:themeColor="text1"/>
          <w:sz w:val="17"/>
          <w:szCs w:val="17"/>
        </w:rPr>
        <w:t>base.OnBackButtonPressed</w:t>
      </w:r>
      <w:proofErr w:type="spellEnd"/>
      <w:r w:rsidRPr="00E167E2">
        <w:rPr>
          <w:color w:val="000000" w:themeColor="text1"/>
          <w:sz w:val="17"/>
          <w:szCs w:val="17"/>
        </w:rPr>
        <w:t>();</w:t>
      </w:r>
    </w:p>
    <w:p w14:paraId="44A4D550" w14:textId="7700C0A0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    }</w:t>
      </w:r>
    </w:p>
    <w:p w14:paraId="029834E9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    </w:t>
      </w:r>
      <w:proofErr w:type="gramStart"/>
      <w:r w:rsidRPr="00E167E2">
        <w:rPr>
          <w:color w:val="000000" w:themeColor="text1"/>
          <w:sz w:val="17"/>
          <w:szCs w:val="17"/>
        </w:rPr>
        <w:t>private</w:t>
      </w:r>
      <w:proofErr w:type="gramEnd"/>
      <w:r w:rsidRPr="00E167E2">
        <w:rPr>
          <w:color w:val="000000" w:themeColor="text1"/>
          <w:sz w:val="17"/>
          <w:szCs w:val="17"/>
        </w:rPr>
        <w:t xml:space="preserve"> static double </w:t>
      </w:r>
      <w:proofErr w:type="spellStart"/>
      <w:r w:rsidRPr="00E167E2">
        <w:rPr>
          <w:color w:val="000000" w:themeColor="text1"/>
          <w:sz w:val="17"/>
          <w:szCs w:val="17"/>
        </w:rPr>
        <w:t>PriceToDouble</w:t>
      </w:r>
      <w:proofErr w:type="spellEnd"/>
      <w:r w:rsidRPr="00E167E2">
        <w:rPr>
          <w:color w:val="000000" w:themeColor="text1"/>
          <w:sz w:val="17"/>
          <w:szCs w:val="17"/>
        </w:rPr>
        <w:t>(string price)</w:t>
      </w:r>
    </w:p>
    <w:p w14:paraId="24326FC4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    {</w:t>
      </w:r>
    </w:p>
    <w:p w14:paraId="3DF6709F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        </w:t>
      </w:r>
      <w:proofErr w:type="gramStart"/>
      <w:r w:rsidRPr="00E167E2">
        <w:rPr>
          <w:color w:val="000000" w:themeColor="text1"/>
          <w:sz w:val="17"/>
          <w:szCs w:val="17"/>
        </w:rPr>
        <w:t>var</w:t>
      </w:r>
      <w:proofErr w:type="gramEnd"/>
      <w:r w:rsidRPr="00E167E2">
        <w:rPr>
          <w:color w:val="000000" w:themeColor="text1"/>
          <w:sz w:val="17"/>
          <w:szCs w:val="17"/>
        </w:rPr>
        <w:t xml:space="preserve"> pattern = @"^[0-9]+\,*[0-9]+";</w:t>
      </w:r>
    </w:p>
    <w:p w14:paraId="324B5A01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        Regex </w:t>
      </w:r>
      <w:proofErr w:type="spellStart"/>
      <w:r w:rsidRPr="00E167E2">
        <w:rPr>
          <w:color w:val="000000" w:themeColor="text1"/>
          <w:sz w:val="17"/>
          <w:szCs w:val="17"/>
        </w:rPr>
        <w:t>regEx</w:t>
      </w:r>
      <w:proofErr w:type="spellEnd"/>
      <w:r w:rsidRPr="00E167E2">
        <w:rPr>
          <w:color w:val="000000" w:themeColor="text1"/>
          <w:sz w:val="17"/>
          <w:szCs w:val="17"/>
        </w:rPr>
        <w:t xml:space="preserve"> = new Regex(pattern);</w:t>
      </w:r>
    </w:p>
    <w:p w14:paraId="0FC8B4D4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        </w:t>
      </w:r>
      <w:proofErr w:type="spellStart"/>
      <w:proofErr w:type="gramStart"/>
      <w:r w:rsidRPr="00E167E2">
        <w:rPr>
          <w:color w:val="000000" w:themeColor="text1"/>
          <w:sz w:val="17"/>
          <w:szCs w:val="17"/>
        </w:rPr>
        <w:t>var</w:t>
      </w:r>
      <w:proofErr w:type="spellEnd"/>
      <w:proofErr w:type="gramEnd"/>
      <w:r w:rsidRPr="00E167E2">
        <w:rPr>
          <w:color w:val="000000" w:themeColor="text1"/>
          <w:sz w:val="17"/>
          <w:szCs w:val="17"/>
        </w:rPr>
        <w:t xml:space="preserve"> temp = </w:t>
      </w:r>
      <w:proofErr w:type="spellStart"/>
      <w:r w:rsidRPr="00E167E2">
        <w:rPr>
          <w:color w:val="000000" w:themeColor="text1"/>
          <w:sz w:val="17"/>
          <w:szCs w:val="17"/>
        </w:rPr>
        <w:t>double.Parse</w:t>
      </w:r>
      <w:proofErr w:type="spellEnd"/>
      <w:r w:rsidRPr="00E167E2">
        <w:rPr>
          <w:color w:val="000000" w:themeColor="text1"/>
          <w:sz w:val="17"/>
          <w:szCs w:val="17"/>
        </w:rPr>
        <w:t>(</w:t>
      </w:r>
      <w:proofErr w:type="spellStart"/>
      <w:r w:rsidRPr="00E167E2">
        <w:rPr>
          <w:color w:val="000000" w:themeColor="text1"/>
          <w:sz w:val="17"/>
          <w:szCs w:val="17"/>
        </w:rPr>
        <w:t>regEx.Match</w:t>
      </w:r>
      <w:proofErr w:type="spellEnd"/>
      <w:r w:rsidRPr="00E167E2">
        <w:rPr>
          <w:color w:val="000000" w:themeColor="text1"/>
          <w:sz w:val="17"/>
          <w:szCs w:val="17"/>
        </w:rPr>
        <w:t>(price).</w:t>
      </w:r>
      <w:proofErr w:type="spellStart"/>
      <w:r w:rsidRPr="00E167E2">
        <w:rPr>
          <w:color w:val="000000" w:themeColor="text1"/>
          <w:sz w:val="17"/>
          <w:szCs w:val="17"/>
        </w:rPr>
        <w:t>ToString</w:t>
      </w:r>
      <w:proofErr w:type="spellEnd"/>
      <w:r w:rsidRPr="00E167E2">
        <w:rPr>
          <w:color w:val="000000" w:themeColor="text1"/>
          <w:sz w:val="17"/>
          <w:szCs w:val="17"/>
        </w:rPr>
        <w:t>());</w:t>
      </w:r>
    </w:p>
    <w:p w14:paraId="21CDE20A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        return temp;</w:t>
      </w:r>
    </w:p>
    <w:p w14:paraId="349C4DB7" w14:textId="1DDE5F75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    }</w:t>
      </w:r>
    </w:p>
    <w:p w14:paraId="6B5E2923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    </w:t>
      </w:r>
      <w:proofErr w:type="gramStart"/>
      <w:r w:rsidRPr="00E167E2">
        <w:rPr>
          <w:color w:val="000000" w:themeColor="text1"/>
          <w:sz w:val="17"/>
          <w:szCs w:val="17"/>
        </w:rPr>
        <w:t>private</w:t>
      </w:r>
      <w:proofErr w:type="gramEnd"/>
      <w:r w:rsidRPr="00E167E2">
        <w:rPr>
          <w:color w:val="000000" w:themeColor="text1"/>
          <w:sz w:val="17"/>
          <w:szCs w:val="17"/>
        </w:rPr>
        <w:t xml:space="preserve"> void </w:t>
      </w:r>
      <w:proofErr w:type="spellStart"/>
      <w:r w:rsidRPr="00E167E2">
        <w:rPr>
          <w:color w:val="000000" w:themeColor="text1"/>
          <w:sz w:val="17"/>
          <w:szCs w:val="17"/>
        </w:rPr>
        <w:t>orderButton_Clicked</w:t>
      </w:r>
      <w:proofErr w:type="spellEnd"/>
      <w:r w:rsidRPr="00E167E2">
        <w:rPr>
          <w:color w:val="000000" w:themeColor="text1"/>
          <w:sz w:val="17"/>
          <w:szCs w:val="17"/>
        </w:rPr>
        <w:t xml:space="preserve">(object sender, </w:t>
      </w:r>
      <w:proofErr w:type="spellStart"/>
      <w:r w:rsidRPr="00E167E2">
        <w:rPr>
          <w:color w:val="000000" w:themeColor="text1"/>
          <w:sz w:val="17"/>
          <w:szCs w:val="17"/>
        </w:rPr>
        <w:t>EventArgs</w:t>
      </w:r>
      <w:proofErr w:type="spellEnd"/>
      <w:r w:rsidRPr="00E167E2">
        <w:rPr>
          <w:color w:val="000000" w:themeColor="text1"/>
          <w:sz w:val="17"/>
          <w:szCs w:val="17"/>
        </w:rPr>
        <w:t xml:space="preserve"> e)</w:t>
      </w:r>
    </w:p>
    <w:p w14:paraId="165D24BF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    {</w:t>
      </w:r>
    </w:p>
    <w:p w14:paraId="0E575EC6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        </w:t>
      </w:r>
      <w:proofErr w:type="spellStart"/>
      <w:proofErr w:type="gramStart"/>
      <w:r w:rsidRPr="00E167E2">
        <w:rPr>
          <w:color w:val="000000" w:themeColor="text1"/>
          <w:sz w:val="17"/>
          <w:szCs w:val="17"/>
        </w:rPr>
        <w:t>var</w:t>
      </w:r>
      <w:proofErr w:type="spellEnd"/>
      <w:proofErr w:type="gramEnd"/>
      <w:r w:rsidRPr="00E167E2">
        <w:rPr>
          <w:color w:val="000000" w:themeColor="text1"/>
          <w:sz w:val="17"/>
          <w:szCs w:val="17"/>
        </w:rPr>
        <w:t xml:space="preserve"> </w:t>
      </w:r>
      <w:proofErr w:type="spellStart"/>
      <w:r w:rsidRPr="00E167E2">
        <w:rPr>
          <w:color w:val="000000" w:themeColor="text1"/>
          <w:sz w:val="17"/>
          <w:szCs w:val="17"/>
        </w:rPr>
        <w:t>tempDish</w:t>
      </w:r>
      <w:proofErr w:type="spellEnd"/>
      <w:r w:rsidRPr="00E167E2">
        <w:rPr>
          <w:color w:val="000000" w:themeColor="text1"/>
          <w:sz w:val="17"/>
          <w:szCs w:val="17"/>
        </w:rPr>
        <w:t xml:space="preserve"> = </w:t>
      </w:r>
      <w:proofErr w:type="spellStart"/>
      <w:r w:rsidRPr="00E167E2">
        <w:rPr>
          <w:color w:val="000000" w:themeColor="text1"/>
          <w:sz w:val="17"/>
          <w:szCs w:val="17"/>
        </w:rPr>
        <w:t>Cart.CartList.FirstOrDefault</w:t>
      </w:r>
      <w:proofErr w:type="spellEnd"/>
      <w:r w:rsidRPr="00E167E2">
        <w:rPr>
          <w:color w:val="000000" w:themeColor="text1"/>
          <w:sz w:val="17"/>
          <w:szCs w:val="17"/>
        </w:rPr>
        <w:t xml:space="preserve">(m =&gt; </w:t>
      </w:r>
      <w:proofErr w:type="spellStart"/>
      <w:r w:rsidRPr="00E167E2">
        <w:rPr>
          <w:color w:val="000000" w:themeColor="text1"/>
          <w:sz w:val="17"/>
          <w:szCs w:val="17"/>
        </w:rPr>
        <w:t>m.Name</w:t>
      </w:r>
      <w:proofErr w:type="spellEnd"/>
      <w:r w:rsidRPr="00E167E2">
        <w:rPr>
          <w:color w:val="000000" w:themeColor="text1"/>
          <w:sz w:val="17"/>
          <w:szCs w:val="17"/>
        </w:rPr>
        <w:t xml:space="preserve"> == _</w:t>
      </w:r>
      <w:proofErr w:type="spellStart"/>
      <w:r w:rsidRPr="00E167E2">
        <w:rPr>
          <w:color w:val="000000" w:themeColor="text1"/>
          <w:sz w:val="17"/>
          <w:szCs w:val="17"/>
        </w:rPr>
        <w:t>dish.Name</w:t>
      </w:r>
      <w:proofErr w:type="spellEnd"/>
      <w:r w:rsidRPr="00E167E2">
        <w:rPr>
          <w:color w:val="000000" w:themeColor="text1"/>
          <w:sz w:val="17"/>
          <w:szCs w:val="17"/>
        </w:rPr>
        <w:t>);</w:t>
      </w:r>
    </w:p>
    <w:p w14:paraId="48DB8BED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</w:p>
    <w:p w14:paraId="2993CD34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        if (</w:t>
      </w:r>
      <w:proofErr w:type="spellStart"/>
      <w:r w:rsidRPr="00E167E2">
        <w:rPr>
          <w:color w:val="000000" w:themeColor="text1"/>
          <w:sz w:val="17"/>
          <w:szCs w:val="17"/>
        </w:rPr>
        <w:t>tempDish</w:t>
      </w:r>
      <w:proofErr w:type="spellEnd"/>
      <w:r w:rsidRPr="00E167E2">
        <w:rPr>
          <w:color w:val="000000" w:themeColor="text1"/>
          <w:sz w:val="17"/>
          <w:szCs w:val="17"/>
        </w:rPr>
        <w:t xml:space="preserve"> == null)</w:t>
      </w:r>
    </w:p>
    <w:p w14:paraId="26341005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        {</w:t>
      </w:r>
    </w:p>
    <w:p w14:paraId="36575846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            </w:t>
      </w:r>
      <w:proofErr w:type="gramStart"/>
      <w:r w:rsidRPr="00E167E2">
        <w:rPr>
          <w:color w:val="000000" w:themeColor="text1"/>
          <w:sz w:val="17"/>
          <w:szCs w:val="17"/>
        </w:rPr>
        <w:t>var</w:t>
      </w:r>
      <w:proofErr w:type="gramEnd"/>
      <w:r w:rsidRPr="00E167E2">
        <w:rPr>
          <w:color w:val="000000" w:themeColor="text1"/>
          <w:sz w:val="17"/>
          <w:szCs w:val="17"/>
        </w:rPr>
        <w:t xml:space="preserve"> dish = new </w:t>
      </w:r>
      <w:proofErr w:type="spellStart"/>
      <w:r w:rsidRPr="00E167E2">
        <w:rPr>
          <w:color w:val="000000" w:themeColor="text1"/>
          <w:sz w:val="17"/>
          <w:szCs w:val="17"/>
        </w:rPr>
        <w:t>DishInCart</w:t>
      </w:r>
      <w:proofErr w:type="spellEnd"/>
      <w:r w:rsidRPr="00E167E2">
        <w:rPr>
          <w:color w:val="000000" w:themeColor="text1"/>
          <w:sz w:val="17"/>
          <w:szCs w:val="17"/>
        </w:rPr>
        <w:t>() {</w:t>
      </w:r>
    </w:p>
    <w:p w14:paraId="4FE241B5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                Name = _</w:t>
      </w:r>
      <w:proofErr w:type="spellStart"/>
      <w:r w:rsidRPr="00E167E2">
        <w:rPr>
          <w:color w:val="000000" w:themeColor="text1"/>
          <w:sz w:val="17"/>
          <w:szCs w:val="17"/>
        </w:rPr>
        <w:t>dish.Name</w:t>
      </w:r>
      <w:proofErr w:type="spellEnd"/>
      <w:r w:rsidRPr="00E167E2">
        <w:rPr>
          <w:color w:val="000000" w:themeColor="text1"/>
          <w:sz w:val="17"/>
          <w:szCs w:val="17"/>
        </w:rPr>
        <w:t>,</w:t>
      </w:r>
    </w:p>
    <w:p w14:paraId="35FF9326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                </w:t>
      </w:r>
      <w:proofErr w:type="spellStart"/>
      <w:r w:rsidRPr="00E167E2">
        <w:rPr>
          <w:color w:val="000000" w:themeColor="text1"/>
          <w:sz w:val="17"/>
          <w:szCs w:val="17"/>
        </w:rPr>
        <w:t>ImageUrl</w:t>
      </w:r>
      <w:proofErr w:type="spellEnd"/>
      <w:r w:rsidRPr="00E167E2">
        <w:rPr>
          <w:color w:val="000000" w:themeColor="text1"/>
          <w:sz w:val="17"/>
          <w:szCs w:val="17"/>
        </w:rPr>
        <w:t xml:space="preserve"> = _</w:t>
      </w:r>
      <w:proofErr w:type="spellStart"/>
      <w:r w:rsidRPr="00E167E2">
        <w:rPr>
          <w:color w:val="000000" w:themeColor="text1"/>
          <w:sz w:val="17"/>
          <w:szCs w:val="17"/>
        </w:rPr>
        <w:t>dish.ImageUrl</w:t>
      </w:r>
      <w:proofErr w:type="spellEnd"/>
      <w:r w:rsidRPr="00E167E2">
        <w:rPr>
          <w:color w:val="000000" w:themeColor="text1"/>
          <w:sz w:val="17"/>
          <w:szCs w:val="17"/>
        </w:rPr>
        <w:t>,</w:t>
      </w:r>
    </w:p>
    <w:p w14:paraId="28BCDCD7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                Price = </w:t>
      </w:r>
      <w:proofErr w:type="spellStart"/>
      <w:proofErr w:type="gramStart"/>
      <w:r w:rsidRPr="00E167E2">
        <w:rPr>
          <w:color w:val="000000" w:themeColor="text1"/>
          <w:sz w:val="17"/>
          <w:szCs w:val="17"/>
        </w:rPr>
        <w:t>PriceToDouble</w:t>
      </w:r>
      <w:proofErr w:type="spellEnd"/>
      <w:r w:rsidRPr="00E167E2">
        <w:rPr>
          <w:color w:val="000000" w:themeColor="text1"/>
          <w:sz w:val="17"/>
          <w:szCs w:val="17"/>
        </w:rPr>
        <w:t>(</w:t>
      </w:r>
      <w:proofErr w:type="gramEnd"/>
      <w:r w:rsidRPr="00E167E2">
        <w:rPr>
          <w:color w:val="000000" w:themeColor="text1"/>
          <w:sz w:val="17"/>
          <w:szCs w:val="17"/>
        </w:rPr>
        <w:t>_</w:t>
      </w:r>
      <w:proofErr w:type="spellStart"/>
      <w:r w:rsidRPr="00E167E2">
        <w:rPr>
          <w:color w:val="000000" w:themeColor="text1"/>
          <w:sz w:val="17"/>
          <w:szCs w:val="17"/>
        </w:rPr>
        <w:t>dish.Price</w:t>
      </w:r>
      <w:proofErr w:type="spellEnd"/>
      <w:r w:rsidRPr="00E167E2">
        <w:rPr>
          <w:color w:val="000000" w:themeColor="text1"/>
          <w:sz w:val="17"/>
          <w:szCs w:val="17"/>
        </w:rPr>
        <w:t>),</w:t>
      </w:r>
    </w:p>
    <w:p w14:paraId="7070FB3F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                Quantity = 1</w:t>
      </w:r>
    </w:p>
    <w:p w14:paraId="3963833E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            };</w:t>
      </w:r>
    </w:p>
    <w:p w14:paraId="39AEB5F8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            </w:t>
      </w:r>
      <w:proofErr w:type="spellStart"/>
      <w:proofErr w:type="gramStart"/>
      <w:r w:rsidRPr="00E167E2">
        <w:rPr>
          <w:color w:val="000000" w:themeColor="text1"/>
          <w:sz w:val="17"/>
          <w:szCs w:val="17"/>
        </w:rPr>
        <w:t>Cart.CartList.Add</w:t>
      </w:r>
      <w:proofErr w:type="spellEnd"/>
      <w:r w:rsidRPr="00E167E2">
        <w:rPr>
          <w:color w:val="000000" w:themeColor="text1"/>
          <w:sz w:val="17"/>
          <w:szCs w:val="17"/>
        </w:rPr>
        <w:t>(</w:t>
      </w:r>
      <w:proofErr w:type="gramEnd"/>
      <w:r w:rsidRPr="00E167E2">
        <w:rPr>
          <w:color w:val="000000" w:themeColor="text1"/>
          <w:sz w:val="17"/>
          <w:szCs w:val="17"/>
        </w:rPr>
        <w:t>dish);</w:t>
      </w:r>
    </w:p>
    <w:p w14:paraId="7E87B9C4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            </w:t>
      </w:r>
      <w:proofErr w:type="spellStart"/>
      <w:proofErr w:type="gramStart"/>
      <w:r w:rsidRPr="00E167E2">
        <w:rPr>
          <w:color w:val="000000" w:themeColor="text1"/>
          <w:sz w:val="17"/>
          <w:szCs w:val="17"/>
        </w:rPr>
        <w:t>DisplayAlert</w:t>
      </w:r>
      <w:proofErr w:type="spellEnd"/>
      <w:r w:rsidRPr="00E167E2">
        <w:rPr>
          <w:color w:val="000000" w:themeColor="text1"/>
          <w:sz w:val="17"/>
          <w:szCs w:val="17"/>
        </w:rPr>
        <w:t>(</w:t>
      </w:r>
      <w:proofErr w:type="gramEnd"/>
      <w:r w:rsidRPr="00E167E2">
        <w:rPr>
          <w:color w:val="000000" w:themeColor="text1"/>
          <w:sz w:val="17"/>
          <w:szCs w:val="17"/>
        </w:rPr>
        <w:t>"</w:t>
      </w:r>
      <w:proofErr w:type="spellStart"/>
      <w:r w:rsidRPr="00E167E2">
        <w:rPr>
          <w:color w:val="000000" w:themeColor="text1"/>
          <w:sz w:val="17"/>
          <w:szCs w:val="17"/>
        </w:rPr>
        <w:t>Выполнено</w:t>
      </w:r>
      <w:proofErr w:type="spellEnd"/>
      <w:r w:rsidRPr="00E167E2">
        <w:rPr>
          <w:color w:val="000000" w:themeColor="text1"/>
          <w:sz w:val="17"/>
          <w:szCs w:val="17"/>
        </w:rPr>
        <w:t xml:space="preserve">", $"В </w:t>
      </w:r>
      <w:proofErr w:type="spellStart"/>
      <w:r w:rsidRPr="00E167E2">
        <w:rPr>
          <w:color w:val="000000" w:themeColor="text1"/>
          <w:sz w:val="17"/>
          <w:szCs w:val="17"/>
        </w:rPr>
        <w:t>вашу</w:t>
      </w:r>
      <w:proofErr w:type="spellEnd"/>
      <w:r w:rsidRPr="00E167E2">
        <w:rPr>
          <w:color w:val="000000" w:themeColor="text1"/>
          <w:sz w:val="17"/>
          <w:szCs w:val="17"/>
        </w:rPr>
        <w:t xml:space="preserve"> </w:t>
      </w:r>
      <w:proofErr w:type="spellStart"/>
      <w:r w:rsidRPr="00E167E2">
        <w:rPr>
          <w:color w:val="000000" w:themeColor="text1"/>
          <w:sz w:val="17"/>
          <w:szCs w:val="17"/>
        </w:rPr>
        <w:t>корзину</w:t>
      </w:r>
      <w:proofErr w:type="spellEnd"/>
      <w:r w:rsidRPr="00E167E2">
        <w:rPr>
          <w:color w:val="000000" w:themeColor="text1"/>
          <w:sz w:val="17"/>
          <w:szCs w:val="17"/>
        </w:rPr>
        <w:t xml:space="preserve"> </w:t>
      </w:r>
      <w:proofErr w:type="spellStart"/>
      <w:r w:rsidRPr="00E167E2">
        <w:rPr>
          <w:color w:val="000000" w:themeColor="text1"/>
          <w:sz w:val="17"/>
          <w:szCs w:val="17"/>
        </w:rPr>
        <w:t>добавлен</w:t>
      </w:r>
      <w:proofErr w:type="spellEnd"/>
      <w:r w:rsidRPr="00E167E2">
        <w:rPr>
          <w:color w:val="000000" w:themeColor="text1"/>
          <w:sz w:val="17"/>
          <w:szCs w:val="17"/>
        </w:rPr>
        <w:t xml:space="preserve"> </w:t>
      </w:r>
      <w:proofErr w:type="spellStart"/>
      <w:r w:rsidRPr="00E167E2">
        <w:rPr>
          <w:color w:val="000000" w:themeColor="text1"/>
          <w:sz w:val="17"/>
          <w:szCs w:val="17"/>
        </w:rPr>
        <w:t>товар</w:t>
      </w:r>
      <w:proofErr w:type="spellEnd"/>
      <w:r w:rsidRPr="00E167E2">
        <w:rPr>
          <w:color w:val="000000" w:themeColor="text1"/>
          <w:sz w:val="17"/>
          <w:szCs w:val="17"/>
        </w:rPr>
        <w:t>: {_</w:t>
      </w:r>
      <w:proofErr w:type="spellStart"/>
      <w:r w:rsidRPr="00E167E2">
        <w:rPr>
          <w:color w:val="000000" w:themeColor="text1"/>
          <w:sz w:val="17"/>
          <w:szCs w:val="17"/>
        </w:rPr>
        <w:t>dish.Name</w:t>
      </w:r>
      <w:proofErr w:type="spellEnd"/>
      <w:r w:rsidRPr="00E167E2">
        <w:rPr>
          <w:color w:val="000000" w:themeColor="text1"/>
          <w:sz w:val="17"/>
          <w:szCs w:val="17"/>
        </w:rPr>
        <w:t>}", "ОК");</w:t>
      </w:r>
    </w:p>
    <w:p w14:paraId="37EE89C4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        }</w:t>
      </w:r>
    </w:p>
    <w:p w14:paraId="5527FDE4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        else</w:t>
      </w:r>
    </w:p>
    <w:p w14:paraId="7A43FDEC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        {</w:t>
      </w:r>
    </w:p>
    <w:p w14:paraId="1D714EBB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            //</w:t>
      </w:r>
      <w:proofErr w:type="spellStart"/>
      <w:proofErr w:type="gramStart"/>
      <w:r w:rsidRPr="00E167E2">
        <w:rPr>
          <w:color w:val="000000" w:themeColor="text1"/>
          <w:sz w:val="17"/>
          <w:szCs w:val="17"/>
        </w:rPr>
        <w:t>Cart.CartList.FirstOrDefault</w:t>
      </w:r>
      <w:proofErr w:type="spellEnd"/>
      <w:r w:rsidRPr="00E167E2">
        <w:rPr>
          <w:color w:val="000000" w:themeColor="text1"/>
          <w:sz w:val="17"/>
          <w:szCs w:val="17"/>
        </w:rPr>
        <w:t>(</w:t>
      </w:r>
      <w:proofErr w:type="gramEnd"/>
      <w:r w:rsidRPr="00E167E2">
        <w:rPr>
          <w:color w:val="000000" w:themeColor="text1"/>
          <w:sz w:val="17"/>
          <w:szCs w:val="17"/>
        </w:rPr>
        <w:t xml:space="preserve">m =&gt; </w:t>
      </w:r>
      <w:proofErr w:type="spellStart"/>
      <w:r w:rsidRPr="00E167E2">
        <w:rPr>
          <w:color w:val="000000" w:themeColor="text1"/>
          <w:sz w:val="17"/>
          <w:szCs w:val="17"/>
        </w:rPr>
        <w:t>m.Name</w:t>
      </w:r>
      <w:proofErr w:type="spellEnd"/>
      <w:r w:rsidRPr="00E167E2">
        <w:rPr>
          <w:color w:val="000000" w:themeColor="text1"/>
          <w:sz w:val="17"/>
          <w:szCs w:val="17"/>
        </w:rPr>
        <w:t xml:space="preserve"> == _</w:t>
      </w:r>
      <w:proofErr w:type="spellStart"/>
      <w:r w:rsidRPr="00E167E2">
        <w:rPr>
          <w:color w:val="000000" w:themeColor="text1"/>
          <w:sz w:val="17"/>
          <w:szCs w:val="17"/>
        </w:rPr>
        <w:t>dish.Name</w:t>
      </w:r>
      <w:proofErr w:type="spellEnd"/>
      <w:r w:rsidRPr="00E167E2">
        <w:rPr>
          <w:color w:val="000000" w:themeColor="text1"/>
          <w:sz w:val="17"/>
          <w:szCs w:val="17"/>
        </w:rPr>
        <w:t xml:space="preserve">).Quantity += 1;               </w:t>
      </w:r>
    </w:p>
    <w:p w14:paraId="1EE6297D" w14:textId="77777777" w:rsidR="00A2079D" w:rsidRPr="002975D0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  <w:lang w:val="ru-RU"/>
        </w:rPr>
      </w:pPr>
      <w:r w:rsidRPr="00E167E2">
        <w:rPr>
          <w:color w:val="000000" w:themeColor="text1"/>
          <w:sz w:val="17"/>
          <w:szCs w:val="17"/>
        </w:rPr>
        <w:t xml:space="preserve">                </w:t>
      </w:r>
      <w:proofErr w:type="spellStart"/>
      <w:proofErr w:type="gramStart"/>
      <w:r w:rsidRPr="00E167E2">
        <w:rPr>
          <w:color w:val="000000" w:themeColor="text1"/>
          <w:sz w:val="17"/>
          <w:szCs w:val="17"/>
        </w:rPr>
        <w:t>DisplayAlert</w:t>
      </w:r>
      <w:proofErr w:type="spellEnd"/>
      <w:r w:rsidRPr="002975D0">
        <w:rPr>
          <w:color w:val="000000" w:themeColor="text1"/>
          <w:sz w:val="17"/>
          <w:szCs w:val="17"/>
          <w:lang w:val="ru-RU"/>
        </w:rPr>
        <w:t>(</w:t>
      </w:r>
      <w:proofErr w:type="gramEnd"/>
      <w:r w:rsidRPr="002975D0">
        <w:rPr>
          <w:color w:val="000000" w:themeColor="text1"/>
          <w:sz w:val="17"/>
          <w:szCs w:val="17"/>
          <w:lang w:val="ru-RU"/>
        </w:rPr>
        <w:t>"Внимание", $"В вашей корзине уже присутствует данный товар: {_</w:t>
      </w:r>
      <w:r w:rsidRPr="00E167E2">
        <w:rPr>
          <w:color w:val="000000" w:themeColor="text1"/>
          <w:sz w:val="17"/>
          <w:szCs w:val="17"/>
        </w:rPr>
        <w:t>dish</w:t>
      </w:r>
      <w:r w:rsidRPr="002975D0">
        <w:rPr>
          <w:color w:val="000000" w:themeColor="text1"/>
          <w:sz w:val="17"/>
          <w:szCs w:val="17"/>
          <w:lang w:val="ru-RU"/>
        </w:rPr>
        <w:t>.</w:t>
      </w:r>
      <w:r w:rsidRPr="00E167E2">
        <w:rPr>
          <w:color w:val="000000" w:themeColor="text1"/>
          <w:sz w:val="17"/>
          <w:szCs w:val="17"/>
        </w:rPr>
        <w:t>Name</w:t>
      </w:r>
      <w:r w:rsidRPr="002975D0">
        <w:rPr>
          <w:color w:val="000000" w:themeColor="text1"/>
          <w:sz w:val="17"/>
          <w:szCs w:val="17"/>
          <w:lang w:val="ru-RU"/>
        </w:rPr>
        <w:t xml:space="preserve">}", "ОК");               </w:t>
      </w:r>
    </w:p>
    <w:p w14:paraId="7ED253CF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2975D0">
        <w:rPr>
          <w:color w:val="000000" w:themeColor="text1"/>
          <w:sz w:val="17"/>
          <w:szCs w:val="17"/>
          <w:lang w:val="ru-RU"/>
        </w:rPr>
        <w:t xml:space="preserve">            </w:t>
      </w:r>
      <w:r w:rsidRPr="00E167E2">
        <w:rPr>
          <w:color w:val="000000" w:themeColor="text1"/>
          <w:sz w:val="17"/>
          <w:szCs w:val="17"/>
        </w:rPr>
        <w:t>}</w:t>
      </w:r>
    </w:p>
    <w:p w14:paraId="65E61D44" w14:textId="77777777" w:rsidR="00A2079D" w:rsidRPr="00E167E2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</w:rPr>
      </w:pPr>
      <w:r w:rsidRPr="00E167E2">
        <w:rPr>
          <w:color w:val="000000" w:themeColor="text1"/>
          <w:sz w:val="17"/>
          <w:szCs w:val="17"/>
        </w:rPr>
        <w:t xml:space="preserve">            </w:t>
      </w:r>
      <w:proofErr w:type="spellStart"/>
      <w:proofErr w:type="gramStart"/>
      <w:r w:rsidRPr="00E167E2">
        <w:rPr>
          <w:color w:val="000000" w:themeColor="text1"/>
          <w:sz w:val="17"/>
          <w:szCs w:val="17"/>
        </w:rPr>
        <w:t>Application.Current.MainPage.Navigation.PopAsync</w:t>
      </w:r>
      <w:proofErr w:type="spellEnd"/>
      <w:r w:rsidRPr="00E167E2">
        <w:rPr>
          <w:color w:val="000000" w:themeColor="text1"/>
          <w:sz w:val="17"/>
          <w:szCs w:val="17"/>
        </w:rPr>
        <w:t>(</w:t>
      </w:r>
      <w:proofErr w:type="gramEnd"/>
      <w:r w:rsidRPr="00E167E2">
        <w:rPr>
          <w:color w:val="000000" w:themeColor="text1"/>
          <w:sz w:val="17"/>
          <w:szCs w:val="17"/>
        </w:rPr>
        <w:t>);</w:t>
      </w:r>
    </w:p>
    <w:p w14:paraId="47FD974A" w14:textId="77777777" w:rsidR="00A2079D" w:rsidRPr="00FB32C3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  <w:rPrChange w:id="324" w:author="Админ" w:date="2020-12-08T12:28:00Z">
            <w:rPr>
              <w:color w:val="000000" w:themeColor="text1"/>
              <w:sz w:val="17"/>
              <w:szCs w:val="17"/>
              <w:lang w:val="ru-RU"/>
            </w:rPr>
          </w:rPrChange>
        </w:rPr>
      </w:pPr>
      <w:r w:rsidRPr="00E167E2">
        <w:rPr>
          <w:color w:val="000000" w:themeColor="text1"/>
          <w:sz w:val="17"/>
          <w:szCs w:val="17"/>
        </w:rPr>
        <w:t xml:space="preserve">        </w:t>
      </w:r>
      <w:r w:rsidRPr="00FB32C3">
        <w:rPr>
          <w:color w:val="000000" w:themeColor="text1"/>
          <w:sz w:val="17"/>
          <w:szCs w:val="17"/>
          <w:rPrChange w:id="325" w:author="Админ" w:date="2020-12-08T12:28:00Z">
            <w:rPr>
              <w:color w:val="000000" w:themeColor="text1"/>
              <w:sz w:val="17"/>
              <w:szCs w:val="17"/>
              <w:lang w:val="ru-RU"/>
            </w:rPr>
          </w:rPrChange>
        </w:rPr>
        <w:t>}</w:t>
      </w:r>
    </w:p>
    <w:p w14:paraId="66A1C6B3" w14:textId="77777777" w:rsidR="00A2079D" w:rsidRPr="00FB32C3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  <w:rPrChange w:id="326" w:author="Админ" w:date="2020-12-08T12:28:00Z">
            <w:rPr>
              <w:color w:val="000000" w:themeColor="text1"/>
              <w:sz w:val="17"/>
              <w:szCs w:val="17"/>
              <w:lang w:val="ru-RU"/>
            </w:rPr>
          </w:rPrChange>
        </w:rPr>
      </w:pPr>
      <w:r w:rsidRPr="00FB32C3">
        <w:rPr>
          <w:color w:val="000000" w:themeColor="text1"/>
          <w:sz w:val="17"/>
          <w:szCs w:val="17"/>
          <w:rPrChange w:id="327" w:author="Админ" w:date="2020-12-08T12:28:00Z">
            <w:rPr>
              <w:color w:val="000000" w:themeColor="text1"/>
              <w:sz w:val="17"/>
              <w:szCs w:val="17"/>
              <w:lang w:val="ru-RU"/>
            </w:rPr>
          </w:rPrChange>
        </w:rPr>
        <w:t xml:space="preserve">    }</w:t>
      </w:r>
    </w:p>
    <w:p w14:paraId="0916962F" w14:textId="6750B28B" w:rsidR="005714AF" w:rsidRPr="00FB32C3" w:rsidRDefault="00A2079D" w:rsidP="00A2079D">
      <w:pPr>
        <w:pStyle w:val="C-Text"/>
        <w:spacing w:line="240" w:lineRule="auto"/>
        <w:rPr>
          <w:color w:val="000000" w:themeColor="text1"/>
          <w:sz w:val="17"/>
          <w:szCs w:val="17"/>
          <w:rPrChange w:id="328" w:author="Админ" w:date="2020-12-08T12:28:00Z">
            <w:rPr>
              <w:color w:val="000000" w:themeColor="text1"/>
              <w:sz w:val="17"/>
              <w:szCs w:val="17"/>
              <w:lang w:val="ru-RU"/>
            </w:rPr>
          </w:rPrChange>
        </w:rPr>
      </w:pPr>
      <w:r w:rsidRPr="00FB32C3">
        <w:rPr>
          <w:color w:val="000000" w:themeColor="text1"/>
          <w:sz w:val="17"/>
          <w:szCs w:val="17"/>
          <w:rPrChange w:id="329" w:author="Админ" w:date="2020-12-08T12:28:00Z">
            <w:rPr>
              <w:color w:val="000000" w:themeColor="text1"/>
              <w:sz w:val="17"/>
              <w:szCs w:val="17"/>
              <w:lang w:val="ru-RU"/>
            </w:rPr>
          </w:rPrChange>
        </w:rPr>
        <w:t>}</w:t>
      </w:r>
    </w:p>
    <w:p w14:paraId="16E23715" w14:textId="77777777" w:rsidR="005714AF" w:rsidRPr="00FB32C3" w:rsidRDefault="005714AF" w:rsidP="00A2079D">
      <w:pPr>
        <w:pStyle w:val="C-Text"/>
        <w:spacing w:line="240" w:lineRule="auto"/>
        <w:rPr>
          <w:color w:val="000000" w:themeColor="text1"/>
          <w:sz w:val="18"/>
          <w:szCs w:val="18"/>
          <w:rPrChange w:id="330" w:author="Админ" w:date="2020-12-08T12:28:00Z">
            <w:rPr>
              <w:color w:val="000000" w:themeColor="text1"/>
              <w:sz w:val="18"/>
              <w:szCs w:val="18"/>
              <w:lang w:val="ru-RU"/>
            </w:rPr>
          </w:rPrChange>
        </w:rPr>
      </w:pPr>
    </w:p>
    <w:p w14:paraId="4DB0FC70" w14:textId="77777777" w:rsidR="005714AF" w:rsidRPr="00FB32C3" w:rsidRDefault="005714AF" w:rsidP="00A2079D">
      <w:pPr>
        <w:pStyle w:val="C-Text"/>
        <w:spacing w:line="240" w:lineRule="auto"/>
        <w:rPr>
          <w:color w:val="000000" w:themeColor="text1"/>
          <w:rPrChange w:id="331" w:author="Админ" w:date="2020-12-08T12:28:00Z">
            <w:rPr>
              <w:color w:val="000000" w:themeColor="text1"/>
              <w:lang w:val="ru-RU"/>
            </w:rPr>
          </w:rPrChange>
        </w:rPr>
      </w:pPr>
    </w:p>
    <w:p w14:paraId="6CD77587" w14:textId="120BBCFA" w:rsidR="00E167E2" w:rsidRPr="00FB32C3" w:rsidRDefault="00E167E2" w:rsidP="00E167E2">
      <w:pPr>
        <w:pStyle w:val="C-Text"/>
        <w:jc w:val="left"/>
        <w:rPr>
          <w:rPrChange w:id="332" w:author="Админ" w:date="2020-12-08T12:28:00Z">
            <w:rPr>
              <w:lang w:val="ru-RU"/>
            </w:rPr>
          </w:rPrChange>
        </w:rPr>
      </w:pPr>
      <w:r w:rsidRPr="00FB32C3">
        <w:rPr>
          <w:rPrChange w:id="333" w:author="Админ" w:date="2020-12-08T12:28:00Z">
            <w:rPr>
              <w:lang w:val="ru-RU"/>
            </w:rPr>
          </w:rPrChange>
        </w:rPr>
        <w:lastRenderedPageBreak/>
        <w:t>/</w:t>
      </w:r>
      <w:r>
        <w:t>Data</w:t>
      </w:r>
      <w:r w:rsidRPr="00FB32C3">
        <w:rPr>
          <w:rPrChange w:id="334" w:author="Админ" w:date="2020-12-08T12:28:00Z">
            <w:rPr>
              <w:lang w:val="ru-RU"/>
            </w:rPr>
          </w:rPrChange>
        </w:rPr>
        <w:t>/</w:t>
      </w:r>
      <w:proofErr w:type="spellStart"/>
      <w:r>
        <w:t>AllDishesData</w:t>
      </w:r>
      <w:r w:rsidRPr="00FB32C3">
        <w:rPr>
          <w:rPrChange w:id="335" w:author="Админ" w:date="2020-12-08T12:28:00Z">
            <w:rPr>
              <w:lang w:val="ru-RU"/>
            </w:rPr>
          </w:rPrChange>
        </w:rPr>
        <w:t>.</w:t>
      </w:r>
      <w:r w:rsidRPr="00E167E2">
        <w:t>cs</w:t>
      </w:r>
      <w:proofErr w:type="spellEnd"/>
      <w:r w:rsidRPr="00FB32C3">
        <w:rPr>
          <w:rPrChange w:id="336" w:author="Админ" w:date="2020-12-08T12:28:00Z">
            <w:rPr>
              <w:lang w:val="ru-RU"/>
            </w:rPr>
          </w:rPrChange>
        </w:rPr>
        <w:t xml:space="preserve"> – </w:t>
      </w:r>
      <w:r>
        <w:rPr>
          <w:lang w:val="ru-RU"/>
        </w:rPr>
        <w:t>Заполнение</w:t>
      </w:r>
      <w:r w:rsidRPr="00FB32C3">
        <w:rPr>
          <w:rPrChange w:id="337" w:author="Админ" w:date="2020-12-08T12:28:00Z">
            <w:rPr>
              <w:lang w:val="ru-RU"/>
            </w:rPr>
          </w:rPrChange>
        </w:rPr>
        <w:t xml:space="preserve"> </w:t>
      </w:r>
      <w:r>
        <w:rPr>
          <w:lang w:val="ru-RU"/>
        </w:rPr>
        <w:t>данными</w:t>
      </w:r>
      <w:r w:rsidRPr="00FB32C3">
        <w:rPr>
          <w:rPrChange w:id="338" w:author="Админ" w:date="2020-12-08T12:28:00Z">
            <w:rPr>
              <w:lang w:val="ru-RU"/>
            </w:rPr>
          </w:rPrChange>
        </w:rPr>
        <w:t>.</w:t>
      </w:r>
    </w:p>
    <w:p w14:paraId="6F0473DB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proofErr w:type="gramStart"/>
      <w:r w:rsidRPr="00E167E2">
        <w:rPr>
          <w:sz w:val="17"/>
          <w:szCs w:val="17"/>
        </w:rPr>
        <w:t>using</w:t>
      </w:r>
      <w:proofErr w:type="gramEnd"/>
      <w:r w:rsidRPr="00E167E2">
        <w:rPr>
          <w:sz w:val="17"/>
          <w:szCs w:val="17"/>
        </w:rPr>
        <w:t xml:space="preserve"> </w:t>
      </w:r>
      <w:proofErr w:type="spellStart"/>
      <w:r w:rsidRPr="00E167E2">
        <w:rPr>
          <w:sz w:val="17"/>
          <w:szCs w:val="17"/>
        </w:rPr>
        <w:t>Eldoed.Models</w:t>
      </w:r>
      <w:proofErr w:type="spellEnd"/>
      <w:r w:rsidRPr="00E167E2">
        <w:rPr>
          <w:sz w:val="17"/>
          <w:szCs w:val="17"/>
        </w:rPr>
        <w:t>;</w:t>
      </w:r>
    </w:p>
    <w:p w14:paraId="18DD7F5D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using </w:t>
      </w:r>
      <w:proofErr w:type="spellStart"/>
      <w:r w:rsidRPr="00E167E2">
        <w:rPr>
          <w:sz w:val="17"/>
          <w:szCs w:val="17"/>
        </w:rPr>
        <w:t>Newtonsoft.Json</w:t>
      </w:r>
      <w:proofErr w:type="spellEnd"/>
      <w:r w:rsidRPr="00E167E2">
        <w:rPr>
          <w:sz w:val="17"/>
          <w:szCs w:val="17"/>
        </w:rPr>
        <w:t>;</w:t>
      </w:r>
    </w:p>
    <w:p w14:paraId="046BD9E5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>using System;</w:t>
      </w:r>
    </w:p>
    <w:p w14:paraId="3892E821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proofErr w:type="gramStart"/>
      <w:r w:rsidRPr="00E167E2">
        <w:rPr>
          <w:sz w:val="17"/>
          <w:szCs w:val="17"/>
        </w:rPr>
        <w:t>using</w:t>
      </w:r>
      <w:proofErr w:type="gramEnd"/>
      <w:r w:rsidRPr="00E167E2">
        <w:rPr>
          <w:sz w:val="17"/>
          <w:szCs w:val="17"/>
        </w:rPr>
        <w:t xml:space="preserve"> </w:t>
      </w:r>
      <w:proofErr w:type="spellStart"/>
      <w:r w:rsidRPr="00E167E2">
        <w:rPr>
          <w:sz w:val="17"/>
          <w:szCs w:val="17"/>
        </w:rPr>
        <w:t>System.Collections.Generic</w:t>
      </w:r>
      <w:proofErr w:type="spellEnd"/>
      <w:r w:rsidRPr="00E167E2">
        <w:rPr>
          <w:sz w:val="17"/>
          <w:szCs w:val="17"/>
        </w:rPr>
        <w:t>;</w:t>
      </w:r>
    </w:p>
    <w:p w14:paraId="76E00DD4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using </w:t>
      </w:r>
      <w:proofErr w:type="spellStart"/>
      <w:r w:rsidRPr="00E167E2">
        <w:rPr>
          <w:sz w:val="17"/>
          <w:szCs w:val="17"/>
        </w:rPr>
        <w:t>System.Net.Http</w:t>
      </w:r>
      <w:proofErr w:type="spellEnd"/>
      <w:r w:rsidRPr="00E167E2">
        <w:rPr>
          <w:sz w:val="17"/>
          <w:szCs w:val="17"/>
        </w:rPr>
        <w:t>;</w:t>
      </w:r>
    </w:p>
    <w:p w14:paraId="13928B3A" w14:textId="29D60CF5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proofErr w:type="gramStart"/>
      <w:r w:rsidRPr="00E167E2">
        <w:rPr>
          <w:sz w:val="17"/>
          <w:szCs w:val="17"/>
        </w:rPr>
        <w:t>using</w:t>
      </w:r>
      <w:proofErr w:type="gramEnd"/>
      <w:r w:rsidRPr="00E167E2">
        <w:rPr>
          <w:sz w:val="17"/>
          <w:szCs w:val="17"/>
        </w:rPr>
        <w:t xml:space="preserve"> </w:t>
      </w:r>
      <w:proofErr w:type="spellStart"/>
      <w:r w:rsidRPr="00E167E2">
        <w:rPr>
          <w:sz w:val="17"/>
          <w:szCs w:val="17"/>
        </w:rPr>
        <w:t>System.Threading.Tasks</w:t>
      </w:r>
      <w:proofErr w:type="spellEnd"/>
      <w:r w:rsidRPr="00E167E2">
        <w:rPr>
          <w:sz w:val="17"/>
          <w:szCs w:val="17"/>
        </w:rPr>
        <w:t>;</w:t>
      </w:r>
    </w:p>
    <w:p w14:paraId="77F3EE42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namespace </w:t>
      </w:r>
      <w:proofErr w:type="spellStart"/>
      <w:r w:rsidRPr="00E167E2">
        <w:rPr>
          <w:sz w:val="17"/>
          <w:szCs w:val="17"/>
        </w:rPr>
        <w:t>Eldoed.Data</w:t>
      </w:r>
      <w:proofErr w:type="spellEnd"/>
    </w:p>
    <w:p w14:paraId="64085109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>{</w:t>
      </w:r>
    </w:p>
    <w:p w14:paraId="2E19B83D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public static class </w:t>
      </w:r>
      <w:proofErr w:type="spellStart"/>
      <w:r w:rsidRPr="00E167E2">
        <w:rPr>
          <w:sz w:val="17"/>
          <w:szCs w:val="17"/>
        </w:rPr>
        <w:t>AllDishesData</w:t>
      </w:r>
      <w:proofErr w:type="spellEnd"/>
    </w:p>
    <w:p w14:paraId="2BBDBA34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{</w:t>
      </w:r>
    </w:p>
    <w:p w14:paraId="289D1FA7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private const string URL = "https://api-eldoed.herokuapp.com/products";       </w:t>
      </w:r>
    </w:p>
    <w:p w14:paraId="2ED41D70" w14:textId="1F8A38E9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public static </w:t>
      </w:r>
      <w:proofErr w:type="spellStart"/>
      <w:r w:rsidRPr="00E167E2">
        <w:rPr>
          <w:sz w:val="17"/>
          <w:szCs w:val="17"/>
        </w:rPr>
        <w:t>IList</w:t>
      </w:r>
      <w:proofErr w:type="spellEnd"/>
      <w:r w:rsidRPr="00E167E2">
        <w:rPr>
          <w:sz w:val="17"/>
          <w:szCs w:val="17"/>
        </w:rPr>
        <w:t xml:space="preserve">&lt;Dish&gt; </w:t>
      </w:r>
      <w:proofErr w:type="spellStart"/>
      <w:r w:rsidRPr="00E167E2">
        <w:rPr>
          <w:sz w:val="17"/>
          <w:szCs w:val="17"/>
        </w:rPr>
        <w:t>AllDishes</w:t>
      </w:r>
      <w:proofErr w:type="spellEnd"/>
      <w:r w:rsidRPr="00E167E2">
        <w:rPr>
          <w:sz w:val="17"/>
          <w:szCs w:val="17"/>
        </w:rPr>
        <w:t xml:space="preserve"> {get; private set;}</w:t>
      </w:r>
    </w:p>
    <w:p w14:paraId="1A7A2E60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</w:t>
      </w:r>
      <w:proofErr w:type="gramStart"/>
      <w:r w:rsidRPr="00E167E2">
        <w:rPr>
          <w:sz w:val="17"/>
          <w:szCs w:val="17"/>
        </w:rPr>
        <w:t>static</w:t>
      </w:r>
      <w:proofErr w:type="gramEnd"/>
      <w:r w:rsidRPr="00E167E2">
        <w:rPr>
          <w:sz w:val="17"/>
          <w:szCs w:val="17"/>
        </w:rPr>
        <w:t xml:space="preserve"> </w:t>
      </w:r>
      <w:proofErr w:type="spellStart"/>
      <w:r w:rsidRPr="00E167E2">
        <w:rPr>
          <w:sz w:val="17"/>
          <w:szCs w:val="17"/>
        </w:rPr>
        <w:t>AllDishesData</w:t>
      </w:r>
      <w:proofErr w:type="spellEnd"/>
      <w:r w:rsidRPr="00E167E2">
        <w:rPr>
          <w:sz w:val="17"/>
          <w:szCs w:val="17"/>
        </w:rPr>
        <w:t xml:space="preserve">()        </w:t>
      </w:r>
    </w:p>
    <w:p w14:paraId="5C51E6CD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{</w:t>
      </w:r>
    </w:p>
    <w:p w14:paraId="4D101CB7" w14:textId="383C5A80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</w:t>
      </w:r>
      <w:proofErr w:type="spellStart"/>
      <w:r w:rsidRPr="00E167E2">
        <w:rPr>
          <w:sz w:val="17"/>
          <w:szCs w:val="17"/>
        </w:rPr>
        <w:t>AllDishes</w:t>
      </w:r>
      <w:proofErr w:type="spellEnd"/>
      <w:r w:rsidRPr="00E167E2">
        <w:rPr>
          <w:sz w:val="17"/>
          <w:szCs w:val="17"/>
        </w:rPr>
        <w:t xml:space="preserve"> = new List&lt;Dish</w:t>
      </w:r>
      <w:proofErr w:type="gramStart"/>
      <w:r w:rsidRPr="00E167E2">
        <w:rPr>
          <w:sz w:val="17"/>
          <w:szCs w:val="17"/>
        </w:rPr>
        <w:t>&gt;(</w:t>
      </w:r>
      <w:proofErr w:type="gramEnd"/>
      <w:r w:rsidRPr="00E167E2">
        <w:rPr>
          <w:sz w:val="17"/>
          <w:szCs w:val="17"/>
        </w:rPr>
        <w:t>);</w:t>
      </w:r>
    </w:p>
    <w:p w14:paraId="7E2A74F0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</w:t>
      </w:r>
      <w:proofErr w:type="gramStart"/>
      <w:r w:rsidRPr="00E167E2">
        <w:rPr>
          <w:sz w:val="17"/>
          <w:szCs w:val="17"/>
        </w:rPr>
        <w:t>using</w:t>
      </w:r>
      <w:proofErr w:type="gramEnd"/>
      <w:r w:rsidRPr="00E167E2">
        <w:rPr>
          <w:sz w:val="17"/>
          <w:szCs w:val="17"/>
        </w:rPr>
        <w:t xml:space="preserve"> (</w:t>
      </w:r>
      <w:proofErr w:type="spellStart"/>
      <w:r w:rsidRPr="00E167E2">
        <w:rPr>
          <w:sz w:val="17"/>
          <w:szCs w:val="17"/>
        </w:rPr>
        <w:t>HttpClient</w:t>
      </w:r>
      <w:proofErr w:type="spellEnd"/>
      <w:r w:rsidRPr="00E167E2">
        <w:rPr>
          <w:sz w:val="17"/>
          <w:szCs w:val="17"/>
        </w:rPr>
        <w:t xml:space="preserve"> </w:t>
      </w:r>
      <w:proofErr w:type="spellStart"/>
      <w:r w:rsidRPr="00E167E2">
        <w:rPr>
          <w:sz w:val="17"/>
          <w:szCs w:val="17"/>
        </w:rPr>
        <w:t>httpClient</w:t>
      </w:r>
      <w:proofErr w:type="spellEnd"/>
      <w:r w:rsidRPr="00E167E2">
        <w:rPr>
          <w:sz w:val="17"/>
          <w:szCs w:val="17"/>
        </w:rPr>
        <w:t xml:space="preserve"> = new </w:t>
      </w:r>
      <w:proofErr w:type="spellStart"/>
      <w:r w:rsidRPr="00E167E2">
        <w:rPr>
          <w:sz w:val="17"/>
          <w:szCs w:val="17"/>
        </w:rPr>
        <w:t>HttpClient</w:t>
      </w:r>
      <w:proofErr w:type="spellEnd"/>
      <w:r w:rsidRPr="00E167E2">
        <w:rPr>
          <w:sz w:val="17"/>
          <w:szCs w:val="17"/>
        </w:rPr>
        <w:t>())</w:t>
      </w:r>
    </w:p>
    <w:p w14:paraId="3DD520EF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{</w:t>
      </w:r>
    </w:p>
    <w:p w14:paraId="345D5381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</w:t>
      </w:r>
      <w:proofErr w:type="gramStart"/>
      <w:r w:rsidRPr="00E167E2">
        <w:rPr>
          <w:sz w:val="17"/>
          <w:szCs w:val="17"/>
        </w:rPr>
        <w:t>using</w:t>
      </w:r>
      <w:proofErr w:type="gramEnd"/>
      <w:r w:rsidRPr="00E167E2">
        <w:rPr>
          <w:sz w:val="17"/>
          <w:szCs w:val="17"/>
        </w:rPr>
        <w:t xml:space="preserve"> (</w:t>
      </w:r>
      <w:proofErr w:type="spellStart"/>
      <w:r w:rsidRPr="00E167E2">
        <w:rPr>
          <w:sz w:val="17"/>
          <w:szCs w:val="17"/>
        </w:rPr>
        <w:t>HttpRequestMessage</w:t>
      </w:r>
      <w:proofErr w:type="spellEnd"/>
      <w:r w:rsidRPr="00E167E2">
        <w:rPr>
          <w:sz w:val="17"/>
          <w:szCs w:val="17"/>
        </w:rPr>
        <w:t xml:space="preserve"> </w:t>
      </w:r>
      <w:proofErr w:type="spellStart"/>
      <w:r w:rsidRPr="00E167E2">
        <w:rPr>
          <w:sz w:val="17"/>
          <w:szCs w:val="17"/>
        </w:rPr>
        <w:t>httpRequestMessage</w:t>
      </w:r>
      <w:proofErr w:type="spellEnd"/>
      <w:r w:rsidRPr="00E167E2">
        <w:rPr>
          <w:sz w:val="17"/>
          <w:szCs w:val="17"/>
        </w:rPr>
        <w:t xml:space="preserve"> = new </w:t>
      </w:r>
      <w:proofErr w:type="spellStart"/>
      <w:r w:rsidRPr="00E167E2">
        <w:rPr>
          <w:sz w:val="17"/>
          <w:szCs w:val="17"/>
        </w:rPr>
        <w:t>HttpRequestMessage</w:t>
      </w:r>
      <w:proofErr w:type="spellEnd"/>
      <w:r w:rsidRPr="00E167E2">
        <w:rPr>
          <w:sz w:val="17"/>
          <w:szCs w:val="17"/>
        </w:rPr>
        <w:t>())</w:t>
      </w:r>
    </w:p>
    <w:p w14:paraId="7B595E2A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{</w:t>
      </w:r>
    </w:p>
    <w:p w14:paraId="2E7E7D73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</w:t>
      </w:r>
      <w:proofErr w:type="spellStart"/>
      <w:r w:rsidRPr="00E167E2">
        <w:rPr>
          <w:sz w:val="17"/>
          <w:szCs w:val="17"/>
        </w:rPr>
        <w:t>httpRequestMessage.RequestUri</w:t>
      </w:r>
      <w:proofErr w:type="spellEnd"/>
      <w:r w:rsidRPr="00E167E2">
        <w:rPr>
          <w:sz w:val="17"/>
          <w:szCs w:val="17"/>
        </w:rPr>
        <w:t xml:space="preserve"> = new </w:t>
      </w:r>
      <w:proofErr w:type="gramStart"/>
      <w:r w:rsidRPr="00E167E2">
        <w:rPr>
          <w:sz w:val="17"/>
          <w:szCs w:val="17"/>
        </w:rPr>
        <w:t>Uri(</w:t>
      </w:r>
      <w:proofErr w:type="gramEnd"/>
      <w:r w:rsidRPr="00E167E2">
        <w:rPr>
          <w:sz w:val="17"/>
          <w:szCs w:val="17"/>
        </w:rPr>
        <w:t>URL);</w:t>
      </w:r>
    </w:p>
    <w:p w14:paraId="459F78EC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</w:t>
      </w:r>
      <w:proofErr w:type="spellStart"/>
      <w:r w:rsidRPr="00E167E2">
        <w:rPr>
          <w:sz w:val="17"/>
          <w:szCs w:val="17"/>
        </w:rPr>
        <w:t>httpRequestMessage.Method</w:t>
      </w:r>
      <w:proofErr w:type="spellEnd"/>
      <w:r w:rsidRPr="00E167E2">
        <w:rPr>
          <w:sz w:val="17"/>
          <w:szCs w:val="17"/>
        </w:rPr>
        <w:t xml:space="preserve"> = </w:t>
      </w:r>
      <w:proofErr w:type="spellStart"/>
      <w:r w:rsidRPr="00E167E2">
        <w:rPr>
          <w:sz w:val="17"/>
          <w:szCs w:val="17"/>
        </w:rPr>
        <w:t>HttpMethod.Get</w:t>
      </w:r>
      <w:proofErr w:type="spellEnd"/>
      <w:r w:rsidRPr="00E167E2">
        <w:rPr>
          <w:sz w:val="17"/>
          <w:szCs w:val="17"/>
        </w:rPr>
        <w:t>;</w:t>
      </w:r>
    </w:p>
    <w:p w14:paraId="11EECEE7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</w:t>
      </w:r>
      <w:proofErr w:type="spellStart"/>
      <w:proofErr w:type="gramStart"/>
      <w:r w:rsidRPr="00E167E2">
        <w:rPr>
          <w:sz w:val="17"/>
          <w:szCs w:val="17"/>
        </w:rPr>
        <w:t>httpRequestMessage.Headers.Add</w:t>
      </w:r>
      <w:proofErr w:type="spellEnd"/>
      <w:r w:rsidRPr="00E167E2">
        <w:rPr>
          <w:sz w:val="17"/>
          <w:szCs w:val="17"/>
        </w:rPr>
        <w:t>(</w:t>
      </w:r>
      <w:proofErr w:type="gramEnd"/>
      <w:r w:rsidRPr="00E167E2">
        <w:rPr>
          <w:sz w:val="17"/>
          <w:szCs w:val="17"/>
        </w:rPr>
        <w:t>"null", "null");</w:t>
      </w:r>
    </w:p>
    <w:p w14:paraId="16C85547" w14:textId="23D7D368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Task&lt;</w:t>
      </w:r>
      <w:proofErr w:type="spellStart"/>
      <w:r w:rsidRPr="00E167E2">
        <w:rPr>
          <w:sz w:val="17"/>
          <w:szCs w:val="17"/>
        </w:rPr>
        <w:t>HttpResponseMessage</w:t>
      </w:r>
      <w:proofErr w:type="spellEnd"/>
      <w:r w:rsidRPr="00E167E2">
        <w:rPr>
          <w:sz w:val="17"/>
          <w:szCs w:val="17"/>
        </w:rPr>
        <w:t xml:space="preserve">&gt; </w:t>
      </w:r>
      <w:proofErr w:type="spellStart"/>
      <w:r w:rsidRPr="00E167E2">
        <w:rPr>
          <w:sz w:val="17"/>
          <w:szCs w:val="17"/>
        </w:rPr>
        <w:t>httpResponse</w:t>
      </w:r>
      <w:proofErr w:type="spellEnd"/>
      <w:r w:rsidRPr="00E167E2">
        <w:rPr>
          <w:sz w:val="17"/>
          <w:szCs w:val="17"/>
        </w:rPr>
        <w:t xml:space="preserve"> = </w:t>
      </w:r>
      <w:proofErr w:type="spellStart"/>
      <w:r w:rsidRPr="00E167E2">
        <w:rPr>
          <w:sz w:val="17"/>
          <w:szCs w:val="17"/>
        </w:rPr>
        <w:t>httpClient.SendAsync</w:t>
      </w:r>
      <w:proofErr w:type="spellEnd"/>
      <w:r w:rsidRPr="00E167E2">
        <w:rPr>
          <w:sz w:val="17"/>
          <w:szCs w:val="17"/>
        </w:rPr>
        <w:t>(</w:t>
      </w:r>
      <w:proofErr w:type="spellStart"/>
      <w:r w:rsidRPr="00E167E2">
        <w:rPr>
          <w:sz w:val="17"/>
          <w:szCs w:val="17"/>
        </w:rPr>
        <w:t>httpRequestMessage</w:t>
      </w:r>
      <w:proofErr w:type="spellEnd"/>
      <w:r w:rsidRPr="00E167E2">
        <w:rPr>
          <w:sz w:val="17"/>
          <w:szCs w:val="17"/>
        </w:rPr>
        <w:t>);</w:t>
      </w:r>
    </w:p>
    <w:p w14:paraId="1E7C4FA6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</w:t>
      </w:r>
      <w:proofErr w:type="gramStart"/>
      <w:r w:rsidRPr="00E167E2">
        <w:rPr>
          <w:sz w:val="17"/>
          <w:szCs w:val="17"/>
        </w:rPr>
        <w:t>using</w:t>
      </w:r>
      <w:proofErr w:type="gramEnd"/>
      <w:r w:rsidRPr="00E167E2">
        <w:rPr>
          <w:sz w:val="17"/>
          <w:szCs w:val="17"/>
        </w:rPr>
        <w:t xml:space="preserve"> (</w:t>
      </w:r>
      <w:proofErr w:type="spellStart"/>
      <w:r w:rsidRPr="00E167E2">
        <w:rPr>
          <w:sz w:val="17"/>
          <w:szCs w:val="17"/>
        </w:rPr>
        <w:t>HttpResponseMessage</w:t>
      </w:r>
      <w:proofErr w:type="spellEnd"/>
      <w:r w:rsidRPr="00E167E2">
        <w:rPr>
          <w:sz w:val="17"/>
          <w:szCs w:val="17"/>
        </w:rPr>
        <w:t xml:space="preserve"> </w:t>
      </w:r>
      <w:proofErr w:type="spellStart"/>
      <w:r w:rsidRPr="00E167E2">
        <w:rPr>
          <w:sz w:val="17"/>
          <w:szCs w:val="17"/>
        </w:rPr>
        <w:t>httpResponseMessage</w:t>
      </w:r>
      <w:proofErr w:type="spellEnd"/>
      <w:r w:rsidRPr="00E167E2">
        <w:rPr>
          <w:sz w:val="17"/>
          <w:szCs w:val="17"/>
        </w:rPr>
        <w:t xml:space="preserve"> = </w:t>
      </w:r>
      <w:proofErr w:type="spellStart"/>
      <w:r w:rsidRPr="00E167E2">
        <w:rPr>
          <w:sz w:val="17"/>
          <w:szCs w:val="17"/>
        </w:rPr>
        <w:t>httpResponse</w:t>
      </w:r>
      <w:proofErr w:type="spellEnd"/>
      <w:r w:rsidRPr="00E167E2">
        <w:rPr>
          <w:sz w:val="17"/>
          <w:szCs w:val="17"/>
        </w:rPr>
        <w:t>?.Result)</w:t>
      </w:r>
    </w:p>
    <w:p w14:paraId="22085864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{</w:t>
      </w:r>
    </w:p>
    <w:p w14:paraId="3533B9F0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</w:t>
      </w:r>
      <w:proofErr w:type="spellStart"/>
      <w:r w:rsidRPr="00E167E2">
        <w:rPr>
          <w:sz w:val="17"/>
          <w:szCs w:val="17"/>
        </w:rPr>
        <w:t>HttpContent</w:t>
      </w:r>
      <w:proofErr w:type="spellEnd"/>
      <w:r w:rsidRPr="00E167E2">
        <w:rPr>
          <w:sz w:val="17"/>
          <w:szCs w:val="17"/>
        </w:rPr>
        <w:t xml:space="preserve"> </w:t>
      </w:r>
      <w:proofErr w:type="spellStart"/>
      <w:r w:rsidRPr="00E167E2">
        <w:rPr>
          <w:sz w:val="17"/>
          <w:szCs w:val="17"/>
        </w:rPr>
        <w:t>responseContent</w:t>
      </w:r>
      <w:proofErr w:type="spellEnd"/>
      <w:r w:rsidRPr="00E167E2">
        <w:rPr>
          <w:sz w:val="17"/>
          <w:szCs w:val="17"/>
        </w:rPr>
        <w:t xml:space="preserve"> = </w:t>
      </w:r>
      <w:proofErr w:type="spellStart"/>
      <w:r w:rsidRPr="00E167E2">
        <w:rPr>
          <w:sz w:val="17"/>
          <w:szCs w:val="17"/>
        </w:rPr>
        <w:t>httpResponseMessage.Content</w:t>
      </w:r>
      <w:proofErr w:type="spellEnd"/>
      <w:r w:rsidRPr="00E167E2">
        <w:rPr>
          <w:sz w:val="17"/>
          <w:szCs w:val="17"/>
        </w:rPr>
        <w:t>;</w:t>
      </w:r>
    </w:p>
    <w:p w14:paraId="1C70FC37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Task&lt;string&gt; </w:t>
      </w:r>
      <w:proofErr w:type="spellStart"/>
      <w:r w:rsidRPr="00E167E2">
        <w:rPr>
          <w:sz w:val="17"/>
          <w:szCs w:val="17"/>
        </w:rPr>
        <w:t>responseData</w:t>
      </w:r>
      <w:proofErr w:type="spellEnd"/>
      <w:r w:rsidRPr="00E167E2">
        <w:rPr>
          <w:sz w:val="17"/>
          <w:szCs w:val="17"/>
        </w:rPr>
        <w:t xml:space="preserve"> = </w:t>
      </w:r>
      <w:proofErr w:type="spellStart"/>
      <w:r w:rsidRPr="00E167E2">
        <w:rPr>
          <w:sz w:val="17"/>
          <w:szCs w:val="17"/>
        </w:rPr>
        <w:t>responseContent.ReadAsStringAsync</w:t>
      </w:r>
      <w:proofErr w:type="spellEnd"/>
      <w:r w:rsidRPr="00E167E2">
        <w:rPr>
          <w:sz w:val="17"/>
          <w:szCs w:val="17"/>
        </w:rPr>
        <w:t>();</w:t>
      </w:r>
    </w:p>
    <w:p w14:paraId="35887D28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string data = </w:t>
      </w:r>
      <w:proofErr w:type="spellStart"/>
      <w:r w:rsidRPr="00E167E2">
        <w:rPr>
          <w:sz w:val="17"/>
          <w:szCs w:val="17"/>
        </w:rPr>
        <w:t>responseData.Result</w:t>
      </w:r>
      <w:proofErr w:type="spellEnd"/>
      <w:r w:rsidRPr="00E167E2">
        <w:rPr>
          <w:sz w:val="17"/>
          <w:szCs w:val="17"/>
        </w:rPr>
        <w:t>;</w:t>
      </w:r>
    </w:p>
    <w:p w14:paraId="4CCFC72D" w14:textId="3FDD321A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</w:t>
      </w:r>
      <w:proofErr w:type="spellStart"/>
      <w:r w:rsidRPr="00E167E2">
        <w:rPr>
          <w:sz w:val="17"/>
          <w:szCs w:val="17"/>
        </w:rPr>
        <w:t>JSONDishesList</w:t>
      </w:r>
      <w:proofErr w:type="spellEnd"/>
      <w:r w:rsidRPr="00E167E2">
        <w:rPr>
          <w:sz w:val="17"/>
          <w:szCs w:val="17"/>
        </w:rPr>
        <w:t xml:space="preserve"> </w:t>
      </w:r>
      <w:proofErr w:type="spellStart"/>
      <w:r w:rsidRPr="00E167E2">
        <w:rPr>
          <w:sz w:val="17"/>
          <w:szCs w:val="17"/>
        </w:rPr>
        <w:t>dishesList</w:t>
      </w:r>
      <w:proofErr w:type="spellEnd"/>
      <w:r w:rsidRPr="00E167E2">
        <w:rPr>
          <w:sz w:val="17"/>
          <w:szCs w:val="17"/>
        </w:rPr>
        <w:t xml:space="preserve"> = JsonConvert.DeserializeObject&lt;JSONDishesList</w:t>
      </w:r>
      <w:proofErr w:type="gramStart"/>
      <w:r w:rsidRPr="00E167E2">
        <w:rPr>
          <w:sz w:val="17"/>
          <w:szCs w:val="17"/>
        </w:rPr>
        <w:t>&gt;(</w:t>
      </w:r>
      <w:proofErr w:type="gramEnd"/>
      <w:r w:rsidRPr="00E167E2">
        <w:rPr>
          <w:sz w:val="17"/>
          <w:szCs w:val="17"/>
        </w:rPr>
        <w:t>responseData.Result);</w:t>
      </w:r>
    </w:p>
    <w:p w14:paraId="5A18D613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</w:t>
      </w:r>
      <w:proofErr w:type="spellStart"/>
      <w:r w:rsidRPr="00E167E2">
        <w:rPr>
          <w:sz w:val="17"/>
          <w:szCs w:val="17"/>
        </w:rPr>
        <w:t>foreach</w:t>
      </w:r>
      <w:proofErr w:type="spellEnd"/>
      <w:r w:rsidRPr="00E167E2">
        <w:rPr>
          <w:sz w:val="17"/>
          <w:szCs w:val="17"/>
        </w:rPr>
        <w:t xml:space="preserve"> (</w:t>
      </w:r>
      <w:proofErr w:type="spellStart"/>
      <w:r w:rsidRPr="00E167E2">
        <w:rPr>
          <w:sz w:val="17"/>
          <w:szCs w:val="17"/>
        </w:rPr>
        <w:t>JSONDishTemplate</w:t>
      </w:r>
      <w:proofErr w:type="spellEnd"/>
      <w:r w:rsidRPr="00E167E2">
        <w:rPr>
          <w:sz w:val="17"/>
          <w:szCs w:val="17"/>
        </w:rPr>
        <w:t xml:space="preserve"> dish in </w:t>
      </w:r>
      <w:proofErr w:type="spellStart"/>
      <w:r w:rsidRPr="00E167E2">
        <w:rPr>
          <w:sz w:val="17"/>
          <w:szCs w:val="17"/>
        </w:rPr>
        <w:t>dishesList.Data</w:t>
      </w:r>
      <w:proofErr w:type="spellEnd"/>
      <w:r w:rsidRPr="00E167E2">
        <w:rPr>
          <w:sz w:val="17"/>
          <w:szCs w:val="17"/>
        </w:rPr>
        <w:t>)</w:t>
      </w:r>
    </w:p>
    <w:p w14:paraId="05D970BF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{</w:t>
      </w:r>
    </w:p>
    <w:p w14:paraId="01C6FAB3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  Dish temp = new </w:t>
      </w:r>
      <w:proofErr w:type="gramStart"/>
      <w:r w:rsidRPr="00E167E2">
        <w:rPr>
          <w:sz w:val="17"/>
          <w:szCs w:val="17"/>
        </w:rPr>
        <w:t>Dish()</w:t>
      </w:r>
      <w:proofErr w:type="gramEnd"/>
    </w:p>
    <w:p w14:paraId="498C580E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  {</w:t>
      </w:r>
    </w:p>
    <w:p w14:paraId="281ADF51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      Name = </w:t>
      </w:r>
      <w:proofErr w:type="spellStart"/>
      <w:proofErr w:type="gramStart"/>
      <w:r w:rsidRPr="00E167E2">
        <w:rPr>
          <w:sz w:val="17"/>
          <w:szCs w:val="17"/>
        </w:rPr>
        <w:t>dish.Name.ToString</w:t>
      </w:r>
      <w:proofErr w:type="spellEnd"/>
      <w:r w:rsidRPr="00E167E2">
        <w:rPr>
          <w:sz w:val="17"/>
          <w:szCs w:val="17"/>
        </w:rPr>
        <w:t>(</w:t>
      </w:r>
      <w:proofErr w:type="gramEnd"/>
      <w:r w:rsidRPr="00E167E2">
        <w:rPr>
          <w:sz w:val="17"/>
          <w:szCs w:val="17"/>
        </w:rPr>
        <w:t>),</w:t>
      </w:r>
    </w:p>
    <w:p w14:paraId="29F5E2D2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      Price = </w:t>
      </w:r>
      <w:proofErr w:type="spellStart"/>
      <w:proofErr w:type="gramStart"/>
      <w:r w:rsidRPr="00E167E2">
        <w:rPr>
          <w:sz w:val="17"/>
          <w:szCs w:val="17"/>
        </w:rPr>
        <w:t>dish.Price.ToString</w:t>
      </w:r>
      <w:proofErr w:type="spellEnd"/>
      <w:r w:rsidRPr="00E167E2">
        <w:rPr>
          <w:sz w:val="17"/>
          <w:szCs w:val="17"/>
        </w:rPr>
        <w:t>(</w:t>
      </w:r>
      <w:proofErr w:type="gramEnd"/>
      <w:r w:rsidRPr="00E167E2">
        <w:rPr>
          <w:sz w:val="17"/>
          <w:szCs w:val="17"/>
        </w:rPr>
        <w:t xml:space="preserve">) + " </w:t>
      </w:r>
      <w:proofErr w:type="spellStart"/>
      <w:r w:rsidRPr="00E167E2">
        <w:rPr>
          <w:sz w:val="17"/>
          <w:szCs w:val="17"/>
          <w:lang w:val="ru-RU"/>
        </w:rPr>
        <w:t>руб</w:t>
      </w:r>
      <w:proofErr w:type="spellEnd"/>
      <w:r w:rsidRPr="00E167E2">
        <w:rPr>
          <w:sz w:val="17"/>
          <w:szCs w:val="17"/>
        </w:rPr>
        <w:t>.",</w:t>
      </w:r>
    </w:p>
    <w:p w14:paraId="590B5533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      Details = </w:t>
      </w:r>
      <w:proofErr w:type="spellStart"/>
      <w:proofErr w:type="gramStart"/>
      <w:r w:rsidRPr="00E167E2">
        <w:rPr>
          <w:sz w:val="17"/>
          <w:szCs w:val="17"/>
        </w:rPr>
        <w:t>dish.Description.ToString</w:t>
      </w:r>
      <w:proofErr w:type="spellEnd"/>
      <w:r w:rsidRPr="00E167E2">
        <w:rPr>
          <w:sz w:val="17"/>
          <w:szCs w:val="17"/>
        </w:rPr>
        <w:t>(</w:t>
      </w:r>
      <w:proofErr w:type="gramEnd"/>
      <w:r w:rsidRPr="00E167E2">
        <w:rPr>
          <w:sz w:val="17"/>
          <w:szCs w:val="17"/>
        </w:rPr>
        <w:t>),</w:t>
      </w:r>
    </w:p>
    <w:p w14:paraId="22D0673C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      </w:t>
      </w:r>
      <w:proofErr w:type="spellStart"/>
      <w:r w:rsidRPr="00E167E2">
        <w:rPr>
          <w:sz w:val="17"/>
          <w:szCs w:val="17"/>
        </w:rPr>
        <w:t>ImageUrl</w:t>
      </w:r>
      <w:proofErr w:type="spellEnd"/>
      <w:r w:rsidRPr="00E167E2">
        <w:rPr>
          <w:sz w:val="17"/>
          <w:szCs w:val="17"/>
        </w:rPr>
        <w:t xml:space="preserve"> = </w:t>
      </w:r>
    </w:p>
    <w:p w14:paraId="30153D3E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      "https://api-eldoed.herokuapp.com/" </w:t>
      </w:r>
    </w:p>
    <w:p w14:paraId="2B876DBA" w14:textId="7E68BEFB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      + (</w:t>
      </w:r>
      <w:proofErr w:type="spellStart"/>
      <w:proofErr w:type="gramStart"/>
      <w:r w:rsidRPr="00E167E2">
        <w:rPr>
          <w:sz w:val="17"/>
          <w:szCs w:val="17"/>
        </w:rPr>
        <w:t>dish.ImageData.ToString</w:t>
      </w:r>
      <w:proofErr w:type="spellEnd"/>
      <w:r w:rsidRPr="00E167E2">
        <w:rPr>
          <w:sz w:val="17"/>
          <w:szCs w:val="17"/>
        </w:rPr>
        <w:t>(</w:t>
      </w:r>
      <w:proofErr w:type="gramEnd"/>
      <w:r w:rsidRPr="00E167E2">
        <w:rPr>
          <w:sz w:val="17"/>
          <w:szCs w:val="17"/>
        </w:rPr>
        <w:t>).Replace(@"server\", "")).Replace(@"\", "/")</w:t>
      </w:r>
    </w:p>
    <w:p w14:paraId="0022B835" w14:textId="15FD43E0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  };</w:t>
      </w:r>
    </w:p>
    <w:p w14:paraId="08E3EF0C" w14:textId="5697BB6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  </w:t>
      </w:r>
      <w:proofErr w:type="spellStart"/>
      <w:r w:rsidRPr="00E167E2">
        <w:rPr>
          <w:sz w:val="17"/>
          <w:szCs w:val="17"/>
        </w:rPr>
        <w:t>AllDishes.Add</w:t>
      </w:r>
      <w:proofErr w:type="spellEnd"/>
      <w:r w:rsidRPr="00E167E2">
        <w:rPr>
          <w:sz w:val="17"/>
          <w:szCs w:val="17"/>
        </w:rPr>
        <w:t>(temp);</w:t>
      </w:r>
    </w:p>
    <w:p w14:paraId="2B565DB4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  </w:t>
      </w:r>
      <w:proofErr w:type="gramStart"/>
      <w:r w:rsidRPr="00E167E2">
        <w:rPr>
          <w:sz w:val="17"/>
          <w:szCs w:val="17"/>
        </w:rPr>
        <w:t>switch</w:t>
      </w:r>
      <w:proofErr w:type="gramEnd"/>
      <w:r w:rsidRPr="00E167E2">
        <w:rPr>
          <w:sz w:val="17"/>
          <w:szCs w:val="17"/>
        </w:rPr>
        <w:t xml:space="preserve"> (</w:t>
      </w:r>
      <w:proofErr w:type="spellStart"/>
      <w:r w:rsidRPr="00E167E2">
        <w:rPr>
          <w:sz w:val="17"/>
          <w:szCs w:val="17"/>
        </w:rPr>
        <w:t>dish.Category.ToString</w:t>
      </w:r>
      <w:proofErr w:type="spellEnd"/>
      <w:r w:rsidRPr="00E167E2">
        <w:rPr>
          <w:sz w:val="17"/>
          <w:szCs w:val="17"/>
        </w:rPr>
        <w:t>())</w:t>
      </w:r>
    </w:p>
    <w:p w14:paraId="094F8F0C" w14:textId="1373A543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  {</w:t>
      </w:r>
    </w:p>
    <w:p w14:paraId="4C2F772E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      case "pizza":</w:t>
      </w:r>
    </w:p>
    <w:p w14:paraId="53FC05EA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          {</w:t>
      </w:r>
    </w:p>
    <w:p w14:paraId="527DD58A" w14:textId="06136ECF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              </w:t>
      </w:r>
      <w:proofErr w:type="spellStart"/>
      <w:proofErr w:type="gramStart"/>
      <w:r w:rsidRPr="00E167E2">
        <w:rPr>
          <w:sz w:val="17"/>
          <w:szCs w:val="17"/>
        </w:rPr>
        <w:t>PizzaData.Pizzas.Add</w:t>
      </w:r>
      <w:proofErr w:type="spellEnd"/>
      <w:r w:rsidRPr="00E167E2">
        <w:rPr>
          <w:sz w:val="17"/>
          <w:szCs w:val="17"/>
        </w:rPr>
        <w:t>(</w:t>
      </w:r>
      <w:proofErr w:type="gramEnd"/>
      <w:r w:rsidRPr="00E167E2">
        <w:rPr>
          <w:sz w:val="17"/>
          <w:szCs w:val="17"/>
        </w:rPr>
        <w:t>temp); break;</w:t>
      </w:r>
    </w:p>
    <w:p w14:paraId="083D95B3" w14:textId="3021999B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          };</w:t>
      </w:r>
    </w:p>
    <w:p w14:paraId="3DA4A81A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      case "snacks":</w:t>
      </w:r>
    </w:p>
    <w:p w14:paraId="70D1D07F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          {</w:t>
      </w:r>
    </w:p>
    <w:p w14:paraId="62F6CAD1" w14:textId="328EA130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              </w:t>
      </w:r>
      <w:proofErr w:type="spellStart"/>
      <w:proofErr w:type="gramStart"/>
      <w:r w:rsidRPr="00E167E2">
        <w:rPr>
          <w:sz w:val="17"/>
          <w:szCs w:val="17"/>
        </w:rPr>
        <w:t>SnacksData.Snacks.Add</w:t>
      </w:r>
      <w:proofErr w:type="spellEnd"/>
      <w:r w:rsidRPr="00E167E2">
        <w:rPr>
          <w:sz w:val="17"/>
          <w:szCs w:val="17"/>
        </w:rPr>
        <w:t>(</w:t>
      </w:r>
      <w:proofErr w:type="gramEnd"/>
      <w:r w:rsidRPr="00E167E2">
        <w:rPr>
          <w:sz w:val="17"/>
          <w:szCs w:val="17"/>
        </w:rPr>
        <w:t>temp); break;</w:t>
      </w:r>
    </w:p>
    <w:p w14:paraId="25F44493" w14:textId="140E8FC0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          };</w:t>
      </w:r>
    </w:p>
    <w:p w14:paraId="26F78549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      case "drinks":</w:t>
      </w:r>
    </w:p>
    <w:p w14:paraId="00C0F8BF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          {</w:t>
      </w:r>
    </w:p>
    <w:p w14:paraId="3136DAA0" w14:textId="24CA8BCD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              </w:t>
      </w:r>
      <w:proofErr w:type="spellStart"/>
      <w:proofErr w:type="gramStart"/>
      <w:r w:rsidRPr="00E167E2">
        <w:rPr>
          <w:sz w:val="17"/>
          <w:szCs w:val="17"/>
        </w:rPr>
        <w:t>DrinksData.Drinks.Add</w:t>
      </w:r>
      <w:proofErr w:type="spellEnd"/>
      <w:r w:rsidRPr="00E167E2">
        <w:rPr>
          <w:sz w:val="17"/>
          <w:szCs w:val="17"/>
        </w:rPr>
        <w:t>(</w:t>
      </w:r>
      <w:proofErr w:type="gramEnd"/>
      <w:r w:rsidRPr="00E167E2">
        <w:rPr>
          <w:sz w:val="17"/>
          <w:szCs w:val="17"/>
        </w:rPr>
        <w:t>temp); break;</w:t>
      </w:r>
    </w:p>
    <w:p w14:paraId="34F20A7A" w14:textId="0DAD7452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          };</w:t>
      </w:r>
    </w:p>
    <w:p w14:paraId="4488A806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      case "other":</w:t>
      </w:r>
    </w:p>
    <w:p w14:paraId="49A2CB21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          {</w:t>
      </w:r>
    </w:p>
    <w:p w14:paraId="0975E433" w14:textId="0961F764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              </w:t>
      </w:r>
      <w:proofErr w:type="spellStart"/>
      <w:proofErr w:type="gramStart"/>
      <w:r w:rsidRPr="00E167E2">
        <w:rPr>
          <w:sz w:val="17"/>
          <w:szCs w:val="17"/>
        </w:rPr>
        <w:t>OtherData.Other.Add</w:t>
      </w:r>
      <w:proofErr w:type="spellEnd"/>
      <w:r w:rsidRPr="00E167E2">
        <w:rPr>
          <w:sz w:val="17"/>
          <w:szCs w:val="17"/>
        </w:rPr>
        <w:t>(</w:t>
      </w:r>
      <w:proofErr w:type="gramEnd"/>
      <w:r w:rsidRPr="00E167E2">
        <w:rPr>
          <w:sz w:val="17"/>
          <w:szCs w:val="17"/>
        </w:rPr>
        <w:t>temp);    break;</w:t>
      </w:r>
    </w:p>
    <w:p w14:paraId="0C8CAFB3" w14:textId="525430C6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          };</w:t>
      </w:r>
    </w:p>
    <w:p w14:paraId="0C3D11F0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      default:</w:t>
      </w:r>
    </w:p>
    <w:p w14:paraId="1DE5E899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          {</w:t>
      </w:r>
    </w:p>
    <w:p w14:paraId="18190934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              break;</w:t>
      </w:r>
    </w:p>
    <w:p w14:paraId="1382DEA5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          };</w:t>
      </w:r>
    </w:p>
    <w:p w14:paraId="1EA40FBF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  }</w:t>
      </w:r>
    </w:p>
    <w:p w14:paraId="16FCE7E2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}</w:t>
      </w:r>
    </w:p>
    <w:p w14:paraId="7F58863D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}</w:t>
      </w:r>
    </w:p>
    <w:p w14:paraId="0222DAC2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}</w:t>
      </w:r>
    </w:p>
    <w:p w14:paraId="0E2EFD0D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}           </w:t>
      </w:r>
    </w:p>
    <w:p w14:paraId="3BAE9485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}        </w:t>
      </w:r>
    </w:p>
    <w:p w14:paraId="33849705" w14:textId="77777777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 xml:space="preserve">    }</w:t>
      </w:r>
    </w:p>
    <w:p w14:paraId="675D8F3F" w14:textId="00A27974" w:rsidR="00E167E2" w:rsidRPr="00E167E2" w:rsidRDefault="00E167E2" w:rsidP="00E167E2">
      <w:pPr>
        <w:pStyle w:val="C-Text"/>
        <w:spacing w:line="240" w:lineRule="auto"/>
        <w:rPr>
          <w:sz w:val="17"/>
          <w:szCs w:val="17"/>
        </w:rPr>
      </w:pPr>
      <w:r w:rsidRPr="00E167E2">
        <w:rPr>
          <w:sz w:val="17"/>
          <w:szCs w:val="17"/>
        </w:rPr>
        <w:t>}</w:t>
      </w:r>
    </w:p>
    <w:p w14:paraId="38CB2424" w14:textId="41013AB3" w:rsidR="00E167E2" w:rsidRPr="00E167E2" w:rsidRDefault="00E167E2" w:rsidP="00E167E2">
      <w:pPr>
        <w:pStyle w:val="C-Text"/>
        <w:jc w:val="left"/>
      </w:pPr>
      <w:r w:rsidRPr="00E167E2">
        <w:lastRenderedPageBreak/>
        <w:t>/</w:t>
      </w:r>
      <w:r>
        <w:t>Controls</w:t>
      </w:r>
      <w:r w:rsidRPr="00E167E2">
        <w:t>/</w:t>
      </w:r>
      <w:proofErr w:type="spellStart"/>
      <w:r>
        <w:t>DishSearchHandler</w:t>
      </w:r>
      <w:r w:rsidRPr="00E167E2">
        <w:t>.cs</w:t>
      </w:r>
      <w:proofErr w:type="spellEnd"/>
      <w:r w:rsidRPr="00E167E2">
        <w:t xml:space="preserve"> – </w:t>
      </w:r>
      <w:r>
        <w:rPr>
          <w:lang w:val="ru-RU"/>
        </w:rPr>
        <w:t>Поиск</w:t>
      </w:r>
      <w:r w:rsidRPr="00E167E2">
        <w:t xml:space="preserve"> </w:t>
      </w:r>
      <w:r>
        <w:rPr>
          <w:lang w:val="ru-RU"/>
        </w:rPr>
        <w:t>продуктов</w:t>
      </w:r>
      <w:r w:rsidRPr="00E167E2">
        <w:t>.</w:t>
      </w:r>
    </w:p>
    <w:p w14:paraId="49365733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using </w:t>
      </w:r>
      <w:proofErr w:type="spellStart"/>
      <w:r w:rsidRPr="00E167E2">
        <w:rPr>
          <w:sz w:val="17"/>
          <w:szCs w:val="17"/>
        </w:rPr>
        <w:t>Eldoed.Models</w:t>
      </w:r>
      <w:proofErr w:type="spellEnd"/>
      <w:r w:rsidRPr="00E167E2">
        <w:rPr>
          <w:sz w:val="17"/>
          <w:szCs w:val="17"/>
        </w:rPr>
        <w:t>;</w:t>
      </w:r>
    </w:p>
    <w:p w14:paraId="44BC21E9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>using System;</w:t>
      </w:r>
    </w:p>
    <w:p w14:paraId="006DAE15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proofErr w:type="gramStart"/>
      <w:r w:rsidRPr="00E167E2">
        <w:rPr>
          <w:sz w:val="17"/>
          <w:szCs w:val="17"/>
        </w:rPr>
        <w:t>using</w:t>
      </w:r>
      <w:proofErr w:type="gramEnd"/>
      <w:r w:rsidRPr="00E167E2">
        <w:rPr>
          <w:sz w:val="17"/>
          <w:szCs w:val="17"/>
        </w:rPr>
        <w:t xml:space="preserve"> </w:t>
      </w:r>
      <w:proofErr w:type="spellStart"/>
      <w:r w:rsidRPr="00E167E2">
        <w:rPr>
          <w:sz w:val="17"/>
          <w:szCs w:val="17"/>
        </w:rPr>
        <w:t>System.Collections.Generic</w:t>
      </w:r>
      <w:proofErr w:type="spellEnd"/>
      <w:r w:rsidRPr="00E167E2">
        <w:rPr>
          <w:sz w:val="17"/>
          <w:szCs w:val="17"/>
        </w:rPr>
        <w:t>;</w:t>
      </w:r>
    </w:p>
    <w:p w14:paraId="0ABC0538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using </w:t>
      </w:r>
      <w:proofErr w:type="spellStart"/>
      <w:r w:rsidRPr="00E167E2">
        <w:rPr>
          <w:sz w:val="17"/>
          <w:szCs w:val="17"/>
        </w:rPr>
        <w:t>System.Linq</w:t>
      </w:r>
      <w:proofErr w:type="spellEnd"/>
      <w:r w:rsidRPr="00E167E2">
        <w:rPr>
          <w:sz w:val="17"/>
          <w:szCs w:val="17"/>
        </w:rPr>
        <w:t>;</w:t>
      </w:r>
    </w:p>
    <w:p w14:paraId="6A20E18D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proofErr w:type="gramStart"/>
      <w:r w:rsidRPr="00E167E2">
        <w:rPr>
          <w:sz w:val="17"/>
          <w:szCs w:val="17"/>
        </w:rPr>
        <w:t>using</w:t>
      </w:r>
      <w:proofErr w:type="gramEnd"/>
      <w:r w:rsidRPr="00E167E2">
        <w:rPr>
          <w:sz w:val="17"/>
          <w:szCs w:val="17"/>
        </w:rPr>
        <w:t xml:space="preserve"> </w:t>
      </w:r>
      <w:proofErr w:type="spellStart"/>
      <w:r w:rsidRPr="00E167E2">
        <w:rPr>
          <w:sz w:val="17"/>
          <w:szCs w:val="17"/>
        </w:rPr>
        <w:t>System.Threading.Tasks</w:t>
      </w:r>
      <w:proofErr w:type="spellEnd"/>
      <w:r w:rsidRPr="00E167E2">
        <w:rPr>
          <w:sz w:val="17"/>
          <w:szCs w:val="17"/>
        </w:rPr>
        <w:t>;</w:t>
      </w:r>
    </w:p>
    <w:p w14:paraId="0A79CA03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using </w:t>
      </w:r>
      <w:proofErr w:type="spellStart"/>
      <w:r w:rsidRPr="00E167E2">
        <w:rPr>
          <w:sz w:val="17"/>
          <w:szCs w:val="17"/>
        </w:rPr>
        <w:t>Xamarin.Forms</w:t>
      </w:r>
      <w:proofErr w:type="spellEnd"/>
      <w:r w:rsidRPr="00E167E2">
        <w:rPr>
          <w:sz w:val="17"/>
          <w:szCs w:val="17"/>
        </w:rPr>
        <w:t>;</w:t>
      </w:r>
    </w:p>
    <w:p w14:paraId="7D47808B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</w:p>
    <w:p w14:paraId="3B1B6230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namespace </w:t>
      </w:r>
      <w:proofErr w:type="spellStart"/>
      <w:r w:rsidRPr="00E167E2">
        <w:rPr>
          <w:sz w:val="17"/>
          <w:szCs w:val="17"/>
        </w:rPr>
        <w:t>Eldoed.Controls</w:t>
      </w:r>
      <w:proofErr w:type="spellEnd"/>
    </w:p>
    <w:p w14:paraId="2492917F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>{</w:t>
      </w:r>
    </w:p>
    <w:p w14:paraId="25E4889C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</w:t>
      </w:r>
      <w:proofErr w:type="gramStart"/>
      <w:r w:rsidRPr="00E167E2">
        <w:rPr>
          <w:sz w:val="17"/>
          <w:szCs w:val="17"/>
        </w:rPr>
        <w:t>public</w:t>
      </w:r>
      <w:proofErr w:type="gramEnd"/>
      <w:r w:rsidRPr="00E167E2">
        <w:rPr>
          <w:sz w:val="17"/>
          <w:szCs w:val="17"/>
        </w:rPr>
        <w:t xml:space="preserve"> class </w:t>
      </w:r>
      <w:proofErr w:type="spellStart"/>
      <w:r w:rsidRPr="00E167E2">
        <w:rPr>
          <w:sz w:val="17"/>
          <w:szCs w:val="17"/>
        </w:rPr>
        <w:t>DishSearchHandler</w:t>
      </w:r>
      <w:proofErr w:type="spellEnd"/>
      <w:r w:rsidRPr="00E167E2">
        <w:rPr>
          <w:sz w:val="17"/>
          <w:szCs w:val="17"/>
        </w:rPr>
        <w:t xml:space="preserve"> : </w:t>
      </w:r>
      <w:proofErr w:type="spellStart"/>
      <w:r w:rsidRPr="00E167E2">
        <w:rPr>
          <w:sz w:val="17"/>
          <w:szCs w:val="17"/>
        </w:rPr>
        <w:t>SearchHandler</w:t>
      </w:r>
      <w:proofErr w:type="spellEnd"/>
    </w:p>
    <w:p w14:paraId="4B59897C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{</w:t>
      </w:r>
    </w:p>
    <w:p w14:paraId="44FC3875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</w:t>
      </w:r>
      <w:proofErr w:type="gramStart"/>
      <w:r w:rsidRPr="00E167E2">
        <w:rPr>
          <w:sz w:val="17"/>
          <w:szCs w:val="17"/>
        </w:rPr>
        <w:t>public</w:t>
      </w:r>
      <w:proofErr w:type="gramEnd"/>
      <w:r w:rsidRPr="00E167E2">
        <w:rPr>
          <w:sz w:val="17"/>
          <w:szCs w:val="17"/>
        </w:rPr>
        <w:t xml:space="preserve"> </w:t>
      </w:r>
      <w:proofErr w:type="spellStart"/>
      <w:r w:rsidRPr="00E167E2">
        <w:rPr>
          <w:sz w:val="17"/>
          <w:szCs w:val="17"/>
        </w:rPr>
        <w:t>IList</w:t>
      </w:r>
      <w:proofErr w:type="spellEnd"/>
      <w:r w:rsidRPr="00E167E2">
        <w:rPr>
          <w:sz w:val="17"/>
          <w:szCs w:val="17"/>
        </w:rPr>
        <w:t>&lt;Dish&gt; Dishes { get; set; }</w:t>
      </w:r>
    </w:p>
    <w:p w14:paraId="1B0EB540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</w:t>
      </w:r>
      <w:proofErr w:type="gramStart"/>
      <w:r w:rsidRPr="00E167E2">
        <w:rPr>
          <w:sz w:val="17"/>
          <w:szCs w:val="17"/>
        </w:rPr>
        <w:t>public</w:t>
      </w:r>
      <w:proofErr w:type="gramEnd"/>
      <w:r w:rsidRPr="00E167E2">
        <w:rPr>
          <w:sz w:val="17"/>
          <w:szCs w:val="17"/>
        </w:rPr>
        <w:t xml:space="preserve"> Type </w:t>
      </w:r>
      <w:proofErr w:type="spellStart"/>
      <w:r w:rsidRPr="00E167E2">
        <w:rPr>
          <w:sz w:val="17"/>
          <w:szCs w:val="17"/>
        </w:rPr>
        <w:t>SelectedItemNavigationTarget</w:t>
      </w:r>
      <w:proofErr w:type="spellEnd"/>
      <w:r w:rsidRPr="00E167E2">
        <w:rPr>
          <w:sz w:val="17"/>
          <w:szCs w:val="17"/>
        </w:rPr>
        <w:t xml:space="preserve"> { get; set; }</w:t>
      </w:r>
    </w:p>
    <w:p w14:paraId="1E4C1C70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</w:p>
    <w:p w14:paraId="68EBB366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</w:t>
      </w:r>
      <w:proofErr w:type="gramStart"/>
      <w:r w:rsidRPr="00E167E2">
        <w:rPr>
          <w:sz w:val="17"/>
          <w:szCs w:val="17"/>
        </w:rPr>
        <w:t>protected</w:t>
      </w:r>
      <w:proofErr w:type="gramEnd"/>
      <w:r w:rsidRPr="00E167E2">
        <w:rPr>
          <w:sz w:val="17"/>
          <w:szCs w:val="17"/>
        </w:rPr>
        <w:t xml:space="preserve"> override void </w:t>
      </w:r>
      <w:proofErr w:type="spellStart"/>
      <w:r w:rsidRPr="00E167E2">
        <w:rPr>
          <w:sz w:val="17"/>
          <w:szCs w:val="17"/>
        </w:rPr>
        <w:t>OnQueryChanged</w:t>
      </w:r>
      <w:proofErr w:type="spellEnd"/>
      <w:r w:rsidRPr="00E167E2">
        <w:rPr>
          <w:sz w:val="17"/>
          <w:szCs w:val="17"/>
        </w:rPr>
        <w:t xml:space="preserve">(string </w:t>
      </w:r>
      <w:proofErr w:type="spellStart"/>
      <w:r w:rsidRPr="00E167E2">
        <w:rPr>
          <w:sz w:val="17"/>
          <w:szCs w:val="17"/>
        </w:rPr>
        <w:t>oldValue</w:t>
      </w:r>
      <w:proofErr w:type="spellEnd"/>
      <w:r w:rsidRPr="00E167E2">
        <w:rPr>
          <w:sz w:val="17"/>
          <w:szCs w:val="17"/>
        </w:rPr>
        <w:t xml:space="preserve">, string </w:t>
      </w:r>
      <w:proofErr w:type="spellStart"/>
      <w:r w:rsidRPr="00E167E2">
        <w:rPr>
          <w:sz w:val="17"/>
          <w:szCs w:val="17"/>
        </w:rPr>
        <w:t>newValue</w:t>
      </w:r>
      <w:proofErr w:type="spellEnd"/>
      <w:r w:rsidRPr="00E167E2">
        <w:rPr>
          <w:sz w:val="17"/>
          <w:szCs w:val="17"/>
        </w:rPr>
        <w:t>)</w:t>
      </w:r>
    </w:p>
    <w:p w14:paraId="354E5188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{</w:t>
      </w:r>
    </w:p>
    <w:p w14:paraId="189AA374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</w:t>
      </w:r>
      <w:proofErr w:type="spellStart"/>
      <w:proofErr w:type="gramStart"/>
      <w:r w:rsidRPr="00E167E2">
        <w:rPr>
          <w:sz w:val="17"/>
          <w:szCs w:val="17"/>
        </w:rPr>
        <w:t>base.OnQueryChanged</w:t>
      </w:r>
      <w:proofErr w:type="spellEnd"/>
      <w:r w:rsidRPr="00E167E2">
        <w:rPr>
          <w:sz w:val="17"/>
          <w:szCs w:val="17"/>
        </w:rPr>
        <w:t>(</w:t>
      </w:r>
      <w:proofErr w:type="spellStart"/>
      <w:proofErr w:type="gramEnd"/>
      <w:r w:rsidRPr="00E167E2">
        <w:rPr>
          <w:sz w:val="17"/>
          <w:szCs w:val="17"/>
        </w:rPr>
        <w:t>oldValue</w:t>
      </w:r>
      <w:proofErr w:type="spellEnd"/>
      <w:r w:rsidRPr="00E167E2">
        <w:rPr>
          <w:sz w:val="17"/>
          <w:szCs w:val="17"/>
        </w:rPr>
        <w:t xml:space="preserve">, </w:t>
      </w:r>
      <w:proofErr w:type="spellStart"/>
      <w:r w:rsidRPr="00E167E2">
        <w:rPr>
          <w:sz w:val="17"/>
          <w:szCs w:val="17"/>
        </w:rPr>
        <w:t>newValue</w:t>
      </w:r>
      <w:proofErr w:type="spellEnd"/>
      <w:r w:rsidRPr="00E167E2">
        <w:rPr>
          <w:sz w:val="17"/>
          <w:szCs w:val="17"/>
        </w:rPr>
        <w:t>);</w:t>
      </w:r>
    </w:p>
    <w:p w14:paraId="7F7D52D5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</w:p>
    <w:p w14:paraId="05DFB057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</w:t>
      </w:r>
      <w:proofErr w:type="gramStart"/>
      <w:r w:rsidRPr="00E167E2">
        <w:rPr>
          <w:sz w:val="17"/>
          <w:szCs w:val="17"/>
        </w:rPr>
        <w:t>if</w:t>
      </w:r>
      <w:proofErr w:type="gramEnd"/>
      <w:r w:rsidRPr="00E167E2">
        <w:rPr>
          <w:sz w:val="17"/>
          <w:szCs w:val="17"/>
        </w:rPr>
        <w:t xml:space="preserve"> (</w:t>
      </w:r>
      <w:proofErr w:type="spellStart"/>
      <w:r w:rsidRPr="00E167E2">
        <w:rPr>
          <w:sz w:val="17"/>
          <w:szCs w:val="17"/>
        </w:rPr>
        <w:t>string.IsNullOrWhiteSpace</w:t>
      </w:r>
      <w:proofErr w:type="spellEnd"/>
      <w:r w:rsidRPr="00E167E2">
        <w:rPr>
          <w:sz w:val="17"/>
          <w:szCs w:val="17"/>
        </w:rPr>
        <w:t>(</w:t>
      </w:r>
      <w:proofErr w:type="spellStart"/>
      <w:r w:rsidRPr="00E167E2">
        <w:rPr>
          <w:sz w:val="17"/>
          <w:szCs w:val="17"/>
        </w:rPr>
        <w:t>newValue</w:t>
      </w:r>
      <w:proofErr w:type="spellEnd"/>
      <w:r w:rsidRPr="00E167E2">
        <w:rPr>
          <w:sz w:val="17"/>
          <w:szCs w:val="17"/>
        </w:rPr>
        <w:t>))</w:t>
      </w:r>
    </w:p>
    <w:p w14:paraId="717CAFED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{</w:t>
      </w:r>
    </w:p>
    <w:p w14:paraId="57760B63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</w:t>
      </w:r>
      <w:proofErr w:type="spellStart"/>
      <w:r w:rsidRPr="00E167E2">
        <w:rPr>
          <w:sz w:val="17"/>
          <w:szCs w:val="17"/>
        </w:rPr>
        <w:t>ItemsSource</w:t>
      </w:r>
      <w:proofErr w:type="spellEnd"/>
      <w:r w:rsidRPr="00E167E2">
        <w:rPr>
          <w:sz w:val="17"/>
          <w:szCs w:val="17"/>
        </w:rPr>
        <w:t xml:space="preserve"> = null;</w:t>
      </w:r>
    </w:p>
    <w:p w14:paraId="669FAB35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}</w:t>
      </w:r>
    </w:p>
    <w:p w14:paraId="1677ECB8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else</w:t>
      </w:r>
    </w:p>
    <w:p w14:paraId="11C107DE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{</w:t>
      </w:r>
    </w:p>
    <w:p w14:paraId="35578BE4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</w:t>
      </w:r>
      <w:proofErr w:type="spellStart"/>
      <w:r w:rsidRPr="00E167E2">
        <w:rPr>
          <w:sz w:val="17"/>
          <w:szCs w:val="17"/>
        </w:rPr>
        <w:t>ItemsSource</w:t>
      </w:r>
      <w:proofErr w:type="spellEnd"/>
      <w:r w:rsidRPr="00E167E2">
        <w:rPr>
          <w:sz w:val="17"/>
          <w:szCs w:val="17"/>
        </w:rPr>
        <w:t xml:space="preserve"> = Dishes</w:t>
      </w:r>
    </w:p>
    <w:p w14:paraId="7A9E852A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.</w:t>
      </w:r>
      <w:proofErr w:type="gramStart"/>
      <w:r w:rsidRPr="00E167E2">
        <w:rPr>
          <w:sz w:val="17"/>
          <w:szCs w:val="17"/>
        </w:rPr>
        <w:t>Where(</w:t>
      </w:r>
      <w:proofErr w:type="gramEnd"/>
      <w:r w:rsidRPr="00E167E2">
        <w:rPr>
          <w:sz w:val="17"/>
          <w:szCs w:val="17"/>
        </w:rPr>
        <w:t xml:space="preserve">dish =&gt; </w:t>
      </w:r>
      <w:proofErr w:type="spellStart"/>
      <w:r w:rsidRPr="00E167E2">
        <w:rPr>
          <w:sz w:val="17"/>
          <w:szCs w:val="17"/>
        </w:rPr>
        <w:t>dish.Name.ToLower</w:t>
      </w:r>
      <w:proofErr w:type="spellEnd"/>
      <w:r w:rsidRPr="00E167E2">
        <w:rPr>
          <w:sz w:val="17"/>
          <w:szCs w:val="17"/>
        </w:rPr>
        <w:t>().Contains(</w:t>
      </w:r>
      <w:proofErr w:type="spellStart"/>
      <w:r w:rsidRPr="00E167E2">
        <w:rPr>
          <w:sz w:val="17"/>
          <w:szCs w:val="17"/>
        </w:rPr>
        <w:t>newValue.ToLower</w:t>
      </w:r>
      <w:proofErr w:type="spellEnd"/>
      <w:r w:rsidRPr="00E167E2">
        <w:rPr>
          <w:sz w:val="17"/>
          <w:szCs w:val="17"/>
        </w:rPr>
        <w:t>()))</w:t>
      </w:r>
    </w:p>
    <w:p w14:paraId="2E678635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.</w:t>
      </w:r>
      <w:proofErr w:type="spellStart"/>
      <w:r w:rsidRPr="00E167E2">
        <w:rPr>
          <w:sz w:val="17"/>
          <w:szCs w:val="17"/>
        </w:rPr>
        <w:t>ToList</w:t>
      </w:r>
      <w:proofErr w:type="spellEnd"/>
      <w:r w:rsidRPr="00E167E2">
        <w:rPr>
          <w:sz w:val="17"/>
          <w:szCs w:val="17"/>
        </w:rPr>
        <w:t>&lt;Dish</w:t>
      </w:r>
      <w:proofErr w:type="gramStart"/>
      <w:r w:rsidRPr="00E167E2">
        <w:rPr>
          <w:sz w:val="17"/>
          <w:szCs w:val="17"/>
        </w:rPr>
        <w:t>&gt;(</w:t>
      </w:r>
      <w:proofErr w:type="gramEnd"/>
      <w:r w:rsidRPr="00E167E2">
        <w:rPr>
          <w:sz w:val="17"/>
          <w:szCs w:val="17"/>
        </w:rPr>
        <w:t>);</w:t>
      </w:r>
    </w:p>
    <w:p w14:paraId="54947319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}</w:t>
      </w:r>
    </w:p>
    <w:p w14:paraId="5E1069BC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}</w:t>
      </w:r>
    </w:p>
    <w:p w14:paraId="36B54177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</w:p>
    <w:p w14:paraId="629D48D9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</w:t>
      </w:r>
      <w:proofErr w:type="gramStart"/>
      <w:r w:rsidRPr="00E167E2">
        <w:rPr>
          <w:sz w:val="17"/>
          <w:szCs w:val="17"/>
        </w:rPr>
        <w:t>protected</w:t>
      </w:r>
      <w:proofErr w:type="gramEnd"/>
      <w:r w:rsidRPr="00E167E2">
        <w:rPr>
          <w:sz w:val="17"/>
          <w:szCs w:val="17"/>
        </w:rPr>
        <w:t xml:space="preserve"> override </w:t>
      </w:r>
      <w:proofErr w:type="spellStart"/>
      <w:r w:rsidRPr="00E167E2">
        <w:rPr>
          <w:sz w:val="17"/>
          <w:szCs w:val="17"/>
        </w:rPr>
        <w:t>async</w:t>
      </w:r>
      <w:proofErr w:type="spellEnd"/>
      <w:r w:rsidRPr="00E167E2">
        <w:rPr>
          <w:sz w:val="17"/>
          <w:szCs w:val="17"/>
        </w:rPr>
        <w:t xml:space="preserve"> void </w:t>
      </w:r>
      <w:proofErr w:type="spellStart"/>
      <w:r w:rsidRPr="00E167E2">
        <w:rPr>
          <w:sz w:val="17"/>
          <w:szCs w:val="17"/>
        </w:rPr>
        <w:t>OnItemSelected</w:t>
      </w:r>
      <w:proofErr w:type="spellEnd"/>
      <w:r w:rsidRPr="00E167E2">
        <w:rPr>
          <w:sz w:val="17"/>
          <w:szCs w:val="17"/>
        </w:rPr>
        <w:t>(object item)</w:t>
      </w:r>
    </w:p>
    <w:p w14:paraId="470085C6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{</w:t>
      </w:r>
    </w:p>
    <w:p w14:paraId="7A18C7B4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</w:t>
      </w:r>
      <w:proofErr w:type="spellStart"/>
      <w:proofErr w:type="gramStart"/>
      <w:r w:rsidRPr="00E167E2">
        <w:rPr>
          <w:sz w:val="17"/>
          <w:szCs w:val="17"/>
        </w:rPr>
        <w:t>base.OnItemSelected</w:t>
      </w:r>
      <w:proofErr w:type="spellEnd"/>
      <w:r w:rsidRPr="00E167E2">
        <w:rPr>
          <w:sz w:val="17"/>
          <w:szCs w:val="17"/>
        </w:rPr>
        <w:t>(</w:t>
      </w:r>
      <w:proofErr w:type="gramEnd"/>
      <w:r w:rsidRPr="00E167E2">
        <w:rPr>
          <w:sz w:val="17"/>
          <w:szCs w:val="17"/>
        </w:rPr>
        <w:t>item);</w:t>
      </w:r>
    </w:p>
    <w:p w14:paraId="23B24F3C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await </w:t>
      </w:r>
      <w:proofErr w:type="spellStart"/>
      <w:r w:rsidRPr="00E167E2">
        <w:rPr>
          <w:sz w:val="17"/>
          <w:szCs w:val="17"/>
        </w:rPr>
        <w:t>Task.Delay</w:t>
      </w:r>
      <w:proofErr w:type="spellEnd"/>
      <w:r w:rsidRPr="00E167E2">
        <w:rPr>
          <w:sz w:val="17"/>
          <w:szCs w:val="17"/>
        </w:rPr>
        <w:t>(1000);</w:t>
      </w:r>
    </w:p>
    <w:p w14:paraId="0A967A9B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</w:p>
    <w:p w14:paraId="49EA3C90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</w:t>
      </w:r>
      <w:proofErr w:type="spellStart"/>
      <w:r w:rsidRPr="00E167E2">
        <w:rPr>
          <w:sz w:val="17"/>
          <w:szCs w:val="17"/>
        </w:rPr>
        <w:t>ShellNavigationState</w:t>
      </w:r>
      <w:proofErr w:type="spellEnd"/>
      <w:r w:rsidRPr="00E167E2">
        <w:rPr>
          <w:sz w:val="17"/>
          <w:szCs w:val="17"/>
        </w:rPr>
        <w:t xml:space="preserve"> state = (</w:t>
      </w:r>
      <w:proofErr w:type="spellStart"/>
      <w:r w:rsidRPr="00E167E2">
        <w:rPr>
          <w:sz w:val="17"/>
          <w:szCs w:val="17"/>
        </w:rPr>
        <w:t>App.Current.MainPage</w:t>
      </w:r>
      <w:proofErr w:type="spellEnd"/>
      <w:r w:rsidRPr="00E167E2">
        <w:rPr>
          <w:sz w:val="17"/>
          <w:szCs w:val="17"/>
        </w:rPr>
        <w:t xml:space="preserve"> as Shell).</w:t>
      </w:r>
      <w:proofErr w:type="spellStart"/>
      <w:r w:rsidRPr="00E167E2">
        <w:rPr>
          <w:sz w:val="17"/>
          <w:szCs w:val="17"/>
        </w:rPr>
        <w:t>CurrentState</w:t>
      </w:r>
      <w:proofErr w:type="spellEnd"/>
      <w:r w:rsidRPr="00E167E2">
        <w:rPr>
          <w:sz w:val="17"/>
          <w:szCs w:val="17"/>
        </w:rPr>
        <w:t xml:space="preserve">;            </w:t>
      </w:r>
    </w:p>
    <w:p w14:paraId="3A223941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</w:t>
      </w:r>
      <w:proofErr w:type="gramStart"/>
      <w:r w:rsidRPr="00E167E2">
        <w:rPr>
          <w:sz w:val="17"/>
          <w:szCs w:val="17"/>
        </w:rPr>
        <w:t>await</w:t>
      </w:r>
      <w:proofErr w:type="gramEnd"/>
      <w:r w:rsidRPr="00E167E2">
        <w:rPr>
          <w:sz w:val="17"/>
          <w:szCs w:val="17"/>
        </w:rPr>
        <w:t xml:space="preserve"> Shell.Current.GoToAsync($"{GetNavigationTarget()}?name={((Dish)item).Name}");</w:t>
      </w:r>
    </w:p>
    <w:p w14:paraId="4DFB3D64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}</w:t>
      </w:r>
    </w:p>
    <w:p w14:paraId="3A6F09CF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</w:p>
    <w:p w14:paraId="50D813EE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</w:t>
      </w:r>
      <w:proofErr w:type="gramStart"/>
      <w:r w:rsidRPr="00E167E2">
        <w:rPr>
          <w:sz w:val="17"/>
          <w:szCs w:val="17"/>
        </w:rPr>
        <w:t>string</w:t>
      </w:r>
      <w:proofErr w:type="gramEnd"/>
      <w:r w:rsidRPr="00E167E2">
        <w:rPr>
          <w:sz w:val="17"/>
          <w:szCs w:val="17"/>
        </w:rPr>
        <w:t xml:space="preserve"> </w:t>
      </w:r>
      <w:proofErr w:type="spellStart"/>
      <w:r w:rsidRPr="00E167E2">
        <w:rPr>
          <w:sz w:val="17"/>
          <w:szCs w:val="17"/>
        </w:rPr>
        <w:t>GetNavigationTarget</w:t>
      </w:r>
      <w:proofErr w:type="spellEnd"/>
      <w:r w:rsidRPr="00E167E2">
        <w:rPr>
          <w:sz w:val="17"/>
          <w:szCs w:val="17"/>
        </w:rPr>
        <w:t>()</w:t>
      </w:r>
    </w:p>
    <w:p w14:paraId="0C81611D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{</w:t>
      </w:r>
    </w:p>
    <w:p w14:paraId="5A774C3B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</w:t>
      </w:r>
      <w:proofErr w:type="gramStart"/>
      <w:r w:rsidRPr="00E167E2">
        <w:rPr>
          <w:sz w:val="17"/>
          <w:szCs w:val="17"/>
        </w:rPr>
        <w:t>return</w:t>
      </w:r>
      <w:proofErr w:type="gramEnd"/>
      <w:r w:rsidRPr="00E167E2">
        <w:rPr>
          <w:sz w:val="17"/>
          <w:szCs w:val="17"/>
        </w:rPr>
        <w:t xml:space="preserve"> (</w:t>
      </w:r>
      <w:proofErr w:type="spellStart"/>
      <w:r w:rsidRPr="00E167E2">
        <w:rPr>
          <w:sz w:val="17"/>
          <w:szCs w:val="17"/>
        </w:rPr>
        <w:t>Shell.Current</w:t>
      </w:r>
      <w:proofErr w:type="spellEnd"/>
      <w:r w:rsidRPr="00E167E2">
        <w:rPr>
          <w:sz w:val="17"/>
          <w:szCs w:val="17"/>
        </w:rPr>
        <w:t xml:space="preserve"> as </w:t>
      </w:r>
      <w:proofErr w:type="spellStart"/>
      <w:r w:rsidRPr="00E167E2">
        <w:rPr>
          <w:sz w:val="17"/>
          <w:szCs w:val="17"/>
        </w:rPr>
        <w:t>AppShell</w:t>
      </w:r>
      <w:proofErr w:type="spellEnd"/>
      <w:r w:rsidRPr="00E167E2">
        <w:rPr>
          <w:sz w:val="17"/>
          <w:szCs w:val="17"/>
        </w:rPr>
        <w:t>).</w:t>
      </w:r>
      <w:proofErr w:type="spellStart"/>
      <w:r w:rsidRPr="00E167E2">
        <w:rPr>
          <w:sz w:val="17"/>
          <w:szCs w:val="17"/>
        </w:rPr>
        <w:t>Routes.FirstOrDefault</w:t>
      </w:r>
      <w:proofErr w:type="spellEnd"/>
      <w:r w:rsidRPr="00E167E2">
        <w:rPr>
          <w:sz w:val="17"/>
          <w:szCs w:val="17"/>
        </w:rPr>
        <w:t xml:space="preserve">(route =&gt; </w:t>
      </w:r>
      <w:proofErr w:type="spellStart"/>
      <w:r w:rsidRPr="00E167E2">
        <w:rPr>
          <w:sz w:val="17"/>
          <w:szCs w:val="17"/>
        </w:rPr>
        <w:t>route.Value.Equals</w:t>
      </w:r>
      <w:proofErr w:type="spellEnd"/>
      <w:r w:rsidRPr="00E167E2">
        <w:rPr>
          <w:sz w:val="17"/>
          <w:szCs w:val="17"/>
        </w:rPr>
        <w:t>(</w:t>
      </w:r>
      <w:proofErr w:type="spellStart"/>
      <w:r w:rsidRPr="00E167E2">
        <w:rPr>
          <w:sz w:val="17"/>
          <w:szCs w:val="17"/>
        </w:rPr>
        <w:t>SelectedItemNavigationTarget</w:t>
      </w:r>
      <w:proofErr w:type="spellEnd"/>
      <w:r w:rsidRPr="00E167E2">
        <w:rPr>
          <w:sz w:val="17"/>
          <w:szCs w:val="17"/>
        </w:rPr>
        <w:t>)).Key;</w:t>
      </w:r>
    </w:p>
    <w:p w14:paraId="2DB46434" w14:textId="77777777" w:rsidR="00E167E2" w:rsidRPr="00FB32C3" w:rsidRDefault="00E167E2" w:rsidP="00E167E2">
      <w:pPr>
        <w:pStyle w:val="C-Text"/>
        <w:spacing w:line="240" w:lineRule="auto"/>
        <w:jc w:val="left"/>
        <w:rPr>
          <w:sz w:val="17"/>
          <w:szCs w:val="17"/>
          <w:lang w:val="ru-RU"/>
          <w:rPrChange w:id="339" w:author="Админ" w:date="2020-12-08T12:28:00Z">
            <w:rPr>
              <w:sz w:val="17"/>
              <w:szCs w:val="17"/>
            </w:rPr>
          </w:rPrChange>
        </w:rPr>
      </w:pPr>
      <w:r w:rsidRPr="00E167E2">
        <w:rPr>
          <w:sz w:val="17"/>
          <w:szCs w:val="17"/>
        </w:rPr>
        <w:t xml:space="preserve">        </w:t>
      </w:r>
      <w:r w:rsidRPr="00FB32C3">
        <w:rPr>
          <w:sz w:val="17"/>
          <w:szCs w:val="17"/>
          <w:lang w:val="ru-RU"/>
          <w:rPrChange w:id="340" w:author="Админ" w:date="2020-12-08T12:28:00Z">
            <w:rPr>
              <w:sz w:val="17"/>
              <w:szCs w:val="17"/>
            </w:rPr>
          </w:rPrChange>
        </w:rPr>
        <w:t>}</w:t>
      </w:r>
    </w:p>
    <w:p w14:paraId="7C74E086" w14:textId="77777777" w:rsidR="00E167E2" w:rsidRPr="00FB32C3" w:rsidRDefault="00E167E2" w:rsidP="00E167E2">
      <w:pPr>
        <w:pStyle w:val="C-Text"/>
        <w:spacing w:line="240" w:lineRule="auto"/>
        <w:jc w:val="left"/>
        <w:rPr>
          <w:sz w:val="17"/>
          <w:szCs w:val="17"/>
          <w:lang w:val="ru-RU"/>
          <w:rPrChange w:id="341" w:author="Админ" w:date="2020-12-08T12:28:00Z">
            <w:rPr>
              <w:sz w:val="17"/>
              <w:szCs w:val="17"/>
            </w:rPr>
          </w:rPrChange>
        </w:rPr>
      </w:pPr>
      <w:r w:rsidRPr="00FB32C3">
        <w:rPr>
          <w:sz w:val="17"/>
          <w:szCs w:val="17"/>
          <w:lang w:val="ru-RU"/>
          <w:rPrChange w:id="342" w:author="Админ" w:date="2020-12-08T12:28:00Z">
            <w:rPr>
              <w:sz w:val="17"/>
              <w:szCs w:val="17"/>
            </w:rPr>
          </w:rPrChange>
        </w:rPr>
        <w:t xml:space="preserve">    }</w:t>
      </w:r>
    </w:p>
    <w:p w14:paraId="2AD67961" w14:textId="77777777" w:rsidR="00E167E2" w:rsidRPr="00FB32C3" w:rsidRDefault="00E167E2" w:rsidP="00E167E2">
      <w:pPr>
        <w:pStyle w:val="C-Text"/>
        <w:spacing w:line="240" w:lineRule="auto"/>
        <w:jc w:val="left"/>
        <w:rPr>
          <w:sz w:val="17"/>
          <w:szCs w:val="17"/>
          <w:lang w:val="ru-RU"/>
          <w:rPrChange w:id="343" w:author="Админ" w:date="2020-12-08T12:28:00Z">
            <w:rPr>
              <w:sz w:val="17"/>
              <w:szCs w:val="17"/>
            </w:rPr>
          </w:rPrChange>
        </w:rPr>
      </w:pPr>
      <w:r w:rsidRPr="00FB32C3">
        <w:rPr>
          <w:sz w:val="17"/>
          <w:szCs w:val="17"/>
          <w:lang w:val="ru-RU"/>
          <w:rPrChange w:id="344" w:author="Админ" w:date="2020-12-08T12:28:00Z">
            <w:rPr>
              <w:sz w:val="17"/>
              <w:szCs w:val="17"/>
            </w:rPr>
          </w:rPrChange>
        </w:rPr>
        <w:t>}</w:t>
      </w:r>
    </w:p>
    <w:p w14:paraId="07CD8FE9" w14:textId="77777777" w:rsidR="005714AF" w:rsidRPr="00FB32C3" w:rsidRDefault="005714AF" w:rsidP="00E167E2">
      <w:pPr>
        <w:pStyle w:val="C-Text"/>
        <w:jc w:val="left"/>
        <w:rPr>
          <w:sz w:val="17"/>
          <w:szCs w:val="17"/>
          <w:lang w:val="ru-RU"/>
          <w:rPrChange w:id="345" w:author="Админ" w:date="2020-12-08T12:28:00Z">
            <w:rPr>
              <w:sz w:val="17"/>
              <w:szCs w:val="17"/>
            </w:rPr>
          </w:rPrChange>
        </w:rPr>
      </w:pPr>
    </w:p>
    <w:p w14:paraId="2079A78F" w14:textId="77777777" w:rsidR="005714AF" w:rsidRPr="00FB32C3" w:rsidRDefault="005714AF" w:rsidP="00E167E2">
      <w:pPr>
        <w:pStyle w:val="C-Text"/>
        <w:jc w:val="left"/>
        <w:rPr>
          <w:lang w:val="ru-RU"/>
          <w:rPrChange w:id="346" w:author="Админ" w:date="2020-12-08T12:28:00Z">
            <w:rPr/>
          </w:rPrChange>
        </w:rPr>
      </w:pPr>
    </w:p>
    <w:p w14:paraId="4207CE9F" w14:textId="77777777" w:rsidR="00E167E2" w:rsidRPr="00FB32C3" w:rsidRDefault="00E167E2" w:rsidP="00E167E2">
      <w:pPr>
        <w:pStyle w:val="C-Text"/>
        <w:rPr>
          <w:lang w:val="ru-RU"/>
          <w:rPrChange w:id="347" w:author="Админ" w:date="2020-12-08T12:28:00Z">
            <w:rPr/>
          </w:rPrChange>
        </w:rPr>
      </w:pPr>
    </w:p>
    <w:p w14:paraId="3492712E" w14:textId="77777777" w:rsidR="00E167E2" w:rsidRPr="00FB32C3" w:rsidRDefault="00E167E2" w:rsidP="00E167E2">
      <w:pPr>
        <w:pStyle w:val="C-Text"/>
        <w:rPr>
          <w:lang w:val="ru-RU"/>
          <w:rPrChange w:id="348" w:author="Админ" w:date="2020-12-08T12:28:00Z">
            <w:rPr/>
          </w:rPrChange>
        </w:rPr>
      </w:pPr>
    </w:p>
    <w:p w14:paraId="134E4D5F" w14:textId="77777777" w:rsidR="00E167E2" w:rsidRPr="00FB32C3" w:rsidRDefault="00E167E2" w:rsidP="00E167E2">
      <w:pPr>
        <w:pStyle w:val="C-Text"/>
        <w:rPr>
          <w:lang w:val="ru-RU"/>
          <w:rPrChange w:id="349" w:author="Админ" w:date="2020-12-08T12:28:00Z">
            <w:rPr/>
          </w:rPrChange>
        </w:rPr>
      </w:pPr>
    </w:p>
    <w:p w14:paraId="5F1C3452" w14:textId="77777777" w:rsidR="00E167E2" w:rsidRPr="00FB32C3" w:rsidRDefault="00E167E2" w:rsidP="00E167E2">
      <w:pPr>
        <w:pStyle w:val="C-Text"/>
        <w:rPr>
          <w:lang w:val="ru-RU"/>
          <w:rPrChange w:id="350" w:author="Админ" w:date="2020-12-08T12:28:00Z">
            <w:rPr/>
          </w:rPrChange>
        </w:rPr>
      </w:pPr>
    </w:p>
    <w:p w14:paraId="7BCD6877" w14:textId="77777777" w:rsidR="00E167E2" w:rsidRPr="00FB32C3" w:rsidRDefault="00E167E2" w:rsidP="00E167E2">
      <w:pPr>
        <w:pStyle w:val="C-Text"/>
        <w:rPr>
          <w:lang w:val="ru-RU"/>
          <w:rPrChange w:id="351" w:author="Админ" w:date="2020-12-08T12:28:00Z">
            <w:rPr/>
          </w:rPrChange>
        </w:rPr>
      </w:pPr>
    </w:p>
    <w:p w14:paraId="79D84A42" w14:textId="77777777" w:rsidR="00E167E2" w:rsidRPr="00FB32C3" w:rsidRDefault="00E167E2" w:rsidP="00E167E2">
      <w:pPr>
        <w:pStyle w:val="C-Text"/>
        <w:rPr>
          <w:lang w:val="ru-RU"/>
          <w:rPrChange w:id="352" w:author="Админ" w:date="2020-12-08T12:28:00Z">
            <w:rPr/>
          </w:rPrChange>
        </w:rPr>
      </w:pPr>
    </w:p>
    <w:p w14:paraId="686B7BF9" w14:textId="77777777" w:rsidR="00E167E2" w:rsidRPr="00FB32C3" w:rsidRDefault="00E167E2" w:rsidP="00E167E2">
      <w:pPr>
        <w:pStyle w:val="C-Text"/>
        <w:rPr>
          <w:lang w:val="ru-RU"/>
          <w:rPrChange w:id="353" w:author="Админ" w:date="2020-12-08T12:28:00Z">
            <w:rPr/>
          </w:rPrChange>
        </w:rPr>
      </w:pPr>
    </w:p>
    <w:p w14:paraId="0F8B478D" w14:textId="77777777" w:rsidR="00E167E2" w:rsidRPr="00FB32C3" w:rsidRDefault="00E167E2" w:rsidP="00E167E2">
      <w:pPr>
        <w:pStyle w:val="C-Text"/>
        <w:rPr>
          <w:lang w:val="ru-RU"/>
          <w:rPrChange w:id="354" w:author="Админ" w:date="2020-12-08T12:28:00Z">
            <w:rPr/>
          </w:rPrChange>
        </w:rPr>
      </w:pPr>
    </w:p>
    <w:p w14:paraId="7FEB4273" w14:textId="77777777" w:rsidR="00E167E2" w:rsidRPr="00FB32C3" w:rsidRDefault="00E167E2" w:rsidP="00E167E2">
      <w:pPr>
        <w:pStyle w:val="C-Text"/>
        <w:rPr>
          <w:lang w:val="ru-RU"/>
          <w:rPrChange w:id="355" w:author="Админ" w:date="2020-12-08T12:28:00Z">
            <w:rPr/>
          </w:rPrChange>
        </w:rPr>
      </w:pPr>
    </w:p>
    <w:p w14:paraId="4FB12C4F" w14:textId="77777777" w:rsidR="00E167E2" w:rsidRPr="00FB32C3" w:rsidRDefault="00E167E2" w:rsidP="00E167E2">
      <w:pPr>
        <w:pStyle w:val="C-Text"/>
        <w:rPr>
          <w:lang w:val="ru-RU"/>
          <w:rPrChange w:id="356" w:author="Админ" w:date="2020-12-08T12:28:00Z">
            <w:rPr/>
          </w:rPrChange>
        </w:rPr>
      </w:pPr>
    </w:p>
    <w:p w14:paraId="70384344" w14:textId="7F651EBE" w:rsidR="005714AF" w:rsidRDefault="00E167E2" w:rsidP="00E167E2">
      <w:pPr>
        <w:pStyle w:val="C-Text"/>
        <w:rPr>
          <w:lang w:val="ru-RU"/>
        </w:rPr>
      </w:pPr>
      <w:r w:rsidRPr="00E167E2">
        <w:rPr>
          <w:lang w:val="ru-RU"/>
        </w:rPr>
        <w:lastRenderedPageBreak/>
        <w:t>/</w:t>
      </w:r>
      <w:proofErr w:type="spellStart"/>
      <w:r>
        <w:t>AppShell</w:t>
      </w:r>
      <w:proofErr w:type="spellEnd"/>
      <w:r w:rsidRPr="00E167E2">
        <w:rPr>
          <w:lang w:val="ru-RU"/>
        </w:rPr>
        <w:t>.</w:t>
      </w:r>
      <w:proofErr w:type="spellStart"/>
      <w:r>
        <w:t>xaml</w:t>
      </w:r>
      <w:proofErr w:type="spellEnd"/>
      <w:r w:rsidRPr="00E167E2">
        <w:rPr>
          <w:lang w:val="ru-RU"/>
        </w:rPr>
        <w:t xml:space="preserve"> – </w:t>
      </w:r>
      <w:r>
        <w:rPr>
          <w:lang w:val="ru-RU"/>
        </w:rPr>
        <w:t>Главная страница приложения.</w:t>
      </w:r>
    </w:p>
    <w:p w14:paraId="660B2E9D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proofErr w:type="gramStart"/>
      <w:r w:rsidRPr="00E167E2">
        <w:rPr>
          <w:sz w:val="17"/>
          <w:szCs w:val="17"/>
        </w:rPr>
        <w:t>&lt;?xml</w:t>
      </w:r>
      <w:proofErr w:type="gramEnd"/>
      <w:r w:rsidRPr="00E167E2">
        <w:rPr>
          <w:sz w:val="17"/>
          <w:szCs w:val="17"/>
        </w:rPr>
        <w:t xml:space="preserve"> version="1.0" encoding="utf-8" ?&gt;</w:t>
      </w:r>
    </w:p>
    <w:p w14:paraId="5608185F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&lt;Shell </w:t>
      </w:r>
      <w:proofErr w:type="spellStart"/>
      <w:r w:rsidRPr="00E167E2">
        <w:rPr>
          <w:sz w:val="17"/>
          <w:szCs w:val="17"/>
        </w:rPr>
        <w:t>xmlns</w:t>
      </w:r>
      <w:proofErr w:type="spellEnd"/>
      <w:r w:rsidRPr="00E167E2">
        <w:rPr>
          <w:sz w:val="17"/>
          <w:szCs w:val="17"/>
        </w:rPr>
        <w:t>="http://xamarin.com/schemas/2014/forms"</w:t>
      </w:r>
    </w:p>
    <w:p w14:paraId="0F9BDE77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</w:t>
      </w:r>
      <w:proofErr w:type="spellStart"/>
      <w:r w:rsidRPr="00E167E2">
        <w:rPr>
          <w:sz w:val="17"/>
          <w:szCs w:val="17"/>
        </w:rPr>
        <w:t>xmlns:x</w:t>
      </w:r>
      <w:proofErr w:type="spellEnd"/>
      <w:r w:rsidRPr="00E167E2">
        <w:rPr>
          <w:sz w:val="17"/>
          <w:szCs w:val="17"/>
        </w:rPr>
        <w:t>="http://schemas.microsoft.com/</w:t>
      </w:r>
      <w:proofErr w:type="spellStart"/>
      <w:r w:rsidRPr="00E167E2">
        <w:rPr>
          <w:sz w:val="17"/>
          <w:szCs w:val="17"/>
        </w:rPr>
        <w:t>winfx</w:t>
      </w:r>
      <w:proofErr w:type="spellEnd"/>
      <w:r w:rsidRPr="00E167E2">
        <w:rPr>
          <w:sz w:val="17"/>
          <w:szCs w:val="17"/>
        </w:rPr>
        <w:t>/2009/</w:t>
      </w:r>
      <w:proofErr w:type="spellStart"/>
      <w:r w:rsidRPr="00E167E2">
        <w:rPr>
          <w:sz w:val="17"/>
          <w:szCs w:val="17"/>
        </w:rPr>
        <w:t>xaml</w:t>
      </w:r>
      <w:proofErr w:type="spellEnd"/>
      <w:r w:rsidRPr="00E167E2">
        <w:rPr>
          <w:sz w:val="17"/>
          <w:szCs w:val="17"/>
        </w:rPr>
        <w:t>"</w:t>
      </w:r>
    </w:p>
    <w:p w14:paraId="69B2288F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xmlns:mc="http://schemas.openxmlformats.org/markup-compatibility/2006"</w:t>
      </w:r>
    </w:p>
    <w:p w14:paraId="72CAF207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</w:t>
      </w:r>
      <w:proofErr w:type="spellStart"/>
      <w:r w:rsidRPr="00E167E2">
        <w:rPr>
          <w:sz w:val="17"/>
          <w:szCs w:val="17"/>
        </w:rPr>
        <w:t>xmlns:d</w:t>
      </w:r>
      <w:proofErr w:type="spellEnd"/>
      <w:r w:rsidRPr="00E167E2">
        <w:rPr>
          <w:sz w:val="17"/>
          <w:szCs w:val="17"/>
        </w:rPr>
        <w:t>="http://xamarin.com/schemas/2014/forms/design"</w:t>
      </w:r>
    </w:p>
    <w:p w14:paraId="6EB3EEF3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</w:t>
      </w:r>
      <w:proofErr w:type="spellStart"/>
      <w:proofErr w:type="gramStart"/>
      <w:r w:rsidRPr="00E167E2">
        <w:rPr>
          <w:sz w:val="17"/>
          <w:szCs w:val="17"/>
        </w:rPr>
        <w:t>xmlns:</w:t>
      </w:r>
      <w:proofErr w:type="gramEnd"/>
      <w:r w:rsidRPr="00E167E2">
        <w:rPr>
          <w:sz w:val="17"/>
          <w:szCs w:val="17"/>
        </w:rPr>
        <w:t>controls</w:t>
      </w:r>
      <w:proofErr w:type="spellEnd"/>
      <w:r w:rsidRPr="00E167E2">
        <w:rPr>
          <w:sz w:val="17"/>
          <w:szCs w:val="17"/>
        </w:rPr>
        <w:t>="</w:t>
      </w:r>
      <w:proofErr w:type="spellStart"/>
      <w:r w:rsidRPr="00E167E2">
        <w:rPr>
          <w:sz w:val="17"/>
          <w:szCs w:val="17"/>
        </w:rPr>
        <w:t>clr-namespace:Eldoed.Controls</w:t>
      </w:r>
      <w:proofErr w:type="spellEnd"/>
      <w:r w:rsidRPr="00E167E2">
        <w:rPr>
          <w:sz w:val="17"/>
          <w:szCs w:val="17"/>
        </w:rPr>
        <w:t>"</w:t>
      </w:r>
    </w:p>
    <w:p w14:paraId="07E2DC96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</w:t>
      </w:r>
      <w:proofErr w:type="spellStart"/>
      <w:proofErr w:type="gramStart"/>
      <w:r w:rsidRPr="00E167E2">
        <w:rPr>
          <w:sz w:val="17"/>
          <w:szCs w:val="17"/>
        </w:rPr>
        <w:t>xmlns:</w:t>
      </w:r>
      <w:proofErr w:type="gramEnd"/>
      <w:r w:rsidRPr="00E167E2">
        <w:rPr>
          <w:sz w:val="17"/>
          <w:szCs w:val="17"/>
        </w:rPr>
        <w:t>views</w:t>
      </w:r>
      <w:proofErr w:type="spellEnd"/>
      <w:r w:rsidRPr="00E167E2">
        <w:rPr>
          <w:sz w:val="17"/>
          <w:szCs w:val="17"/>
        </w:rPr>
        <w:t>="</w:t>
      </w:r>
      <w:proofErr w:type="spellStart"/>
      <w:r w:rsidRPr="00E167E2">
        <w:rPr>
          <w:sz w:val="17"/>
          <w:szCs w:val="17"/>
        </w:rPr>
        <w:t>clr-namespace:Eldoed.Views</w:t>
      </w:r>
      <w:proofErr w:type="spellEnd"/>
      <w:r w:rsidRPr="00E167E2">
        <w:rPr>
          <w:sz w:val="17"/>
          <w:szCs w:val="17"/>
        </w:rPr>
        <w:t>"</w:t>
      </w:r>
    </w:p>
    <w:p w14:paraId="25352728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</w:t>
      </w:r>
      <w:proofErr w:type="spellStart"/>
      <w:proofErr w:type="gramStart"/>
      <w:r w:rsidRPr="00E167E2">
        <w:rPr>
          <w:sz w:val="17"/>
          <w:szCs w:val="17"/>
        </w:rPr>
        <w:t>mc:</w:t>
      </w:r>
      <w:proofErr w:type="gramEnd"/>
      <w:r w:rsidRPr="00E167E2">
        <w:rPr>
          <w:sz w:val="17"/>
          <w:szCs w:val="17"/>
        </w:rPr>
        <w:t>Ignorable</w:t>
      </w:r>
      <w:proofErr w:type="spellEnd"/>
      <w:r w:rsidRPr="00E167E2">
        <w:rPr>
          <w:sz w:val="17"/>
          <w:szCs w:val="17"/>
        </w:rPr>
        <w:t>="d"</w:t>
      </w:r>
    </w:p>
    <w:p w14:paraId="4922D559" w14:textId="2497F998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</w:t>
      </w:r>
      <w:proofErr w:type="gramStart"/>
      <w:r w:rsidRPr="00E167E2">
        <w:rPr>
          <w:sz w:val="17"/>
          <w:szCs w:val="17"/>
        </w:rPr>
        <w:t>x:</w:t>
      </w:r>
      <w:proofErr w:type="gramEnd"/>
      <w:r w:rsidRPr="00E167E2">
        <w:rPr>
          <w:sz w:val="17"/>
          <w:szCs w:val="17"/>
        </w:rPr>
        <w:t xml:space="preserve">Class="Eldoed.AppShell"                </w:t>
      </w:r>
    </w:p>
    <w:p w14:paraId="585FA122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</w:t>
      </w:r>
      <w:proofErr w:type="spellStart"/>
      <w:r w:rsidRPr="00E167E2">
        <w:rPr>
          <w:sz w:val="17"/>
          <w:szCs w:val="17"/>
        </w:rPr>
        <w:t>BackgroundColor</w:t>
      </w:r>
      <w:proofErr w:type="spellEnd"/>
      <w:r w:rsidRPr="00E167E2">
        <w:rPr>
          <w:sz w:val="17"/>
          <w:szCs w:val="17"/>
        </w:rPr>
        <w:t>="#ff4400"</w:t>
      </w:r>
    </w:p>
    <w:p w14:paraId="36E7976E" w14:textId="20BCFD7D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</w:t>
      </w:r>
      <w:proofErr w:type="spellStart"/>
      <w:r w:rsidRPr="00E167E2">
        <w:rPr>
          <w:sz w:val="17"/>
          <w:szCs w:val="17"/>
        </w:rPr>
        <w:t>FlyoutBackgroundColor</w:t>
      </w:r>
      <w:proofErr w:type="spellEnd"/>
      <w:r w:rsidRPr="00E167E2">
        <w:rPr>
          <w:sz w:val="17"/>
          <w:szCs w:val="17"/>
        </w:rPr>
        <w:t>="#FCD27D"</w:t>
      </w:r>
    </w:p>
    <w:p w14:paraId="6DA92914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</w:t>
      </w:r>
      <w:proofErr w:type="spellStart"/>
      <w:r w:rsidRPr="00E167E2">
        <w:rPr>
          <w:sz w:val="17"/>
          <w:szCs w:val="17"/>
        </w:rPr>
        <w:t>TitleColor</w:t>
      </w:r>
      <w:proofErr w:type="spellEnd"/>
      <w:r w:rsidRPr="00E167E2">
        <w:rPr>
          <w:sz w:val="17"/>
          <w:szCs w:val="17"/>
        </w:rPr>
        <w:t>="White"</w:t>
      </w:r>
    </w:p>
    <w:p w14:paraId="0D99E778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</w:t>
      </w:r>
      <w:proofErr w:type="spellStart"/>
      <w:r w:rsidRPr="00E167E2">
        <w:rPr>
          <w:sz w:val="17"/>
          <w:szCs w:val="17"/>
        </w:rPr>
        <w:t>DisabledColor</w:t>
      </w:r>
      <w:proofErr w:type="spellEnd"/>
      <w:r w:rsidRPr="00E167E2">
        <w:rPr>
          <w:sz w:val="17"/>
          <w:szCs w:val="17"/>
        </w:rPr>
        <w:t>="Gray"</w:t>
      </w:r>
    </w:p>
    <w:p w14:paraId="29E0F297" w14:textId="0D556B12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</w:t>
      </w:r>
      <w:proofErr w:type="spellStart"/>
      <w:r w:rsidRPr="00E167E2">
        <w:rPr>
          <w:sz w:val="17"/>
          <w:szCs w:val="17"/>
        </w:rPr>
        <w:t>UnselectedColor</w:t>
      </w:r>
      <w:proofErr w:type="spellEnd"/>
      <w:r w:rsidRPr="00E167E2">
        <w:rPr>
          <w:sz w:val="17"/>
          <w:szCs w:val="17"/>
        </w:rPr>
        <w:t xml:space="preserve">="Black"       </w:t>
      </w:r>
    </w:p>
    <w:p w14:paraId="35C763F2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</w:t>
      </w:r>
      <w:proofErr w:type="spellStart"/>
      <w:r w:rsidRPr="00E167E2">
        <w:rPr>
          <w:sz w:val="17"/>
          <w:szCs w:val="17"/>
        </w:rPr>
        <w:t>FlyoutBehavior</w:t>
      </w:r>
      <w:proofErr w:type="spellEnd"/>
      <w:r w:rsidRPr="00E167E2">
        <w:rPr>
          <w:sz w:val="17"/>
          <w:szCs w:val="17"/>
        </w:rPr>
        <w:t>="</w:t>
      </w:r>
      <w:proofErr w:type="spellStart"/>
      <w:r w:rsidRPr="00E167E2">
        <w:rPr>
          <w:sz w:val="17"/>
          <w:szCs w:val="17"/>
        </w:rPr>
        <w:t>Flyout</w:t>
      </w:r>
      <w:proofErr w:type="spellEnd"/>
      <w:r w:rsidRPr="00E167E2">
        <w:rPr>
          <w:sz w:val="17"/>
          <w:szCs w:val="17"/>
        </w:rPr>
        <w:t>"</w:t>
      </w:r>
    </w:p>
    <w:p w14:paraId="3D5213A1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</w:t>
      </w:r>
      <w:proofErr w:type="spellStart"/>
      <w:r w:rsidRPr="00E167E2">
        <w:rPr>
          <w:sz w:val="17"/>
          <w:szCs w:val="17"/>
        </w:rPr>
        <w:t>FlyoutHeaderBehavior</w:t>
      </w:r>
      <w:proofErr w:type="spellEnd"/>
      <w:r w:rsidRPr="00E167E2">
        <w:rPr>
          <w:sz w:val="17"/>
          <w:szCs w:val="17"/>
        </w:rPr>
        <w:t>="</w:t>
      </w:r>
      <w:proofErr w:type="spellStart"/>
      <w:r w:rsidRPr="00E167E2">
        <w:rPr>
          <w:sz w:val="17"/>
          <w:szCs w:val="17"/>
        </w:rPr>
        <w:t>CollapseOnScroll</w:t>
      </w:r>
      <w:proofErr w:type="spellEnd"/>
      <w:r w:rsidRPr="00E167E2">
        <w:rPr>
          <w:sz w:val="17"/>
          <w:szCs w:val="17"/>
        </w:rPr>
        <w:t>"&gt;</w:t>
      </w:r>
    </w:p>
    <w:p w14:paraId="10C7E3BA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</w:t>
      </w:r>
      <w:proofErr w:type="gramStart"/>
      <w:r w:rsidRPr="00E167E2">
        <w:rPr>
          <w:sz w:val="17"/>
          <w:szCs w:val="17"/>
        </w:rPr>
        <w:t>&lt;!--</w:t>
      </w:r>
      <w:proofErr w:type="gramEnd"/>
      <w:r w:rsidRPr="00E167E2">
        <w:rPr>
          <w:sz w:val="17"/>
          <w:szCs w:val="17"/>
        </w:rPr>
        <w:t xml:space="preserve"> Static Resources --&gt;</w:t>
      </w:r>
    </w:p>
    <w:p w14:paraId="1E98B855" w14:textId="3AAF5E6E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&lt;</w:t>
      </w:r>
      <w:proofErr w:type="spellStart"/>
      <w:r w:rsidRPr="00E167E2">
        <w:rPr>
          <w:sz w:val="17"/>
          <w:szCs w:val="17"/>
        </w:rPr>
        <w:t>Shell.Resources</w:t>
      </w:r>
      <w:proofErr w:type="spellEnd"/>
      <w:r w:rsidRPr="00E167E2">
        <w:rPr>
          <w:sz w:val="17"/>
          <w:szCs w:val="17"/>
        </w:rPr>
        <w:t xml:space="preserve">&gt; </w:t>
      </w:r>
    </w:p>
    <w:p w14:paraId="63E448BA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&lt;Style x</w:t>
      </w:r>
      <w:proofErr w:type="gramStart"/>
      <w:r w:rsidRPr="00E167E2">
        <w:rPr>
          <w:sz w:val="17"/>
          <w:szCs w:val="17"/>
        </w:rPr>
        <w:t>:Key</w:t>
      </w:r>
      <w:proofErr w:type="gramEnd"/>
      <w:r w:rsidRPr="00E167E2">
        <w:rPr>
          <w:sz w:val="17"/>
          <w:szCs w:val="17"/>
        </w:rPr>
        <w:t xml:space="preserve">="BaseStyle"               </w:t>
      </w:r>
    </w:p>
    <w:p w14:paraId="47C6FC15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</w:t>
      </w:r>
      <w:proofErr w:type="spellStart"/>
      <w:r w:rsidRPr="00E167E2">
        <w:rPr>
          <w:sz w:val="17"/>
          <w:szCs w:val="17"/>
        </w:rPr>
        <w:t>TargetType</w:t>
      </w:r>
      <w:proofErr w:type="spellEnd"/>
      <w:r w:rsidRPr="00E167E2">
        <w:rPr>
          <w:sz w:val="17"/>
          <w:szCs w:val="17"/>
        </w:rPr>
        <w:t>="Element"&gt;</w:t>
      </w:r>
    </w:p>
    <w:p w14:paraId="37C19CC7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&lt;Setter Property="</w:t>
      </w:r>
      <w:proofErr w:type="spellStart"/>
      <w:r w:rsidRPr="00E167E2">
        <w:rPr>
          <w:sz w:val="17"/>
          <w:szCs w:val="17"/>
        </w:rPr>
        <w:t>Shell.BackgroundColor</w:t>
      </w:r>
      <w:proofErr w:type="spellEnd"/>
      <w:r w:rsidRPr="00E167E2">
        <w:rPr>
          <w:sz w:val="17"/>
          <w:szCs w:val="17"/>
        </w:rPr>
        <w:t>"</w:t>
      </w:r>
    </w:p>
    <w:p w14:paraId="19A84E65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Value="#455A64" /&gt;</w:t>
      </w:r>
    </w:p>
    <w:p w14:paraId="68D432D5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&lt;Setter Property="</w:t>
      </w:r>
      <w:proofErr w:type="spellStart"/>
      <w:r w:rsidRPr="00E167E2">
        <w:rPr>
          <w:sz w:val="17"/>
          <w:szCs w:val="17"/>
        </w:rPr>
        <w:t>Shell.ForegroundColor</w:t>
      </w:r>
      <w:proofErr w:type="spellEnd"/>
      <w:r w:rsidRPr="00E167E2">
        <w:rPr>
          <w:sz w:val="17"/>
          <w:szCs w:val="17"/>
        </w:rPr>
        <w:t>"</w:t>
      </w:r>
    </w:p>
    <w:p w14:paraId="2FAF13C9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Value="White" /&gt;</w:t>
      </w:r>
    </w:p>
    <w:p w14:paraId="6A96C9E7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&lt;Setter Property="</w:t>
      </w:r>
      <w:proofErr w:type="spellStart"/>
      <w:r w:rsidRPr="00E167E2">
        <w:rPr>
          <w:sz w:val="17"/>
          <w:szCs w:val="17"/>
        </w:rPr>
        <w:t>Shell.TitleColor</w:t>
      </w:r>
      <w:proofErr w:type="spellEnd"/>
      <w:r w:rsidRPr="00E167E2">
        <w:rPr>
          <w:sz w:val="17"/>
          <w:szCs w:val="17"/>
        </w:rPr>
        <w:t>"</w:t>
      </w:r>
    </w:p>
    <w:p w14:paraId="35CC927D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Value="White" /&gt;</w:t>
      </w:r>
    </w:p>
    <w:p w14:paraId="041C8AA6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&lt;Setter Property="</w:t>
      </w:r>
      <w:proofErr w:type="spellStart"/>
      <w:r w:rsidRPr="00E167E2">
        <w:rPr>
          <w:sz w:val="17"/>
          <w:szCs w:val="17"/>
        </w:rPr>
        <w:t>Shell.DisabledColor</w:t>
      </w:r>
      <w:proofErr w:type="spellEnd"/>
      <w:r w:rsidRPr="00E167E2">
        <w:rPr>
          <w:sz w:val="17"/>
          <w:szCs w:val="17"/>
        </w:rPr>
        <w:t>"</w:t>
      </w:r>
    </w:p>
    <w:p w14:paraId="55FFAF7C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Value="#B4FFFFFF" /&gt;</w:t>
      </w:r>
    </w:p>
    <w:p w14:paraId="4CFC1631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&lt;Setter Property="</w:t>
      </w:r>
      <w:proofErr w:type="spellStart"/>
      <w:r w:rsidRPr="00E167E2">
        <w:rPr>
          <w:sz w:val="17"/>
          <w:szCs w:val="17"/>
        </w:rPr>
        <w:t>Shell.UnselectedColor</w:t>
      </w:r>
      <w:proofErr w:type="spellEnd"/>
      <w:r w:rsidRPr="00E167E2">
        <w:rPr>
          <w:sz w:val="17"/>
          <w:szCs w:val="17"/>
        </w:rPr>
        <w:t>"</w:t>
      </w:r>
    </w:p>
    <w:p w14:paraId="68FDB779" w14:textId="7E31D183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Value="#95FFFFFF" /&gt;</w:t>
      </w:r>
    </w:p>
    <w:p w14:paraId="58F82B05" w14:textId="4E07E7C2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&lt;/Style&gt;    </w:t>
      </w:r>
    </w:p>
    <w:p w14:paraId="43973BCD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&lt;Style </w:t>
      </w:r>
      <w:proofErr w:type="spellStart"/>
      <w:r w:rsidRPr="00E167E2">
        <w:rPr>
          <w:sz w:val="17"/>
          <w:szCs w:val="17"/>
        </w:rPr>
        <w:t>TargetType</w:t>
      </w:r>
      <w:proofErr w:type="spellEnd"/>
      <w:r w:rsidRPr="00E167E2">
        <w:rPr>
          <w:sz w:val="17"/>
          <w:szCs w:val="17"/>
        </w:rPr>
        <w:t>="</w:t>
      </w:r>
      <w:proofErr w:type="spellStart"/>
      <w:r w:rsidRPr="00E167E2">
        <w:rPr>
          <w:sz w:val="17"/>
          <w:szCs w:val="17"/>
        </w:rPr>
        <w:t>ShellItem</w:t>
      </w:r>
      <w:proofErr w:type="spellEnd"/>
      <w:r w:rsidRPr="00E167E2">
        <w:rPr>
          <w:sz w:val="17"/>
          <w:szCs w:val="17"/>
        </w:rPr>
        <w:t>"</w:t>
      </w:r>
    </w:p>
    <w:p w14:paraId="1BDE1146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</w:t>
      </w:r>
      <w:proofErr w:type="spellStart"/>
      <w:r w:rsidRPr="00E167E2">
        <w:rPr>
          <w:sz w:val="17"/>
          <w:szCs w:val="17"/>
        </w:rPr>
        <w:t>BasedOn</w:t>
      </w:r>
      <w:proofErr w:type="spellEnd"/>
      <w:r w:rsidRPr="00E167E2">
        <w:rPr>
          <w:sz w:val="17"/>
          <w:szCs w:val="17"/>
        </w:rPr>
        <w:t>="{</w:t>
      </w:r>
      <w:proofErr w:type="spellStart"/>
      <w:r w:rsidRPr="00E167E2">
        <w:rPr>
          <w:sz w:val="17"/>
          <w:szCs w:val="17"/>
        </w:rPr>
        <w:t>StaticResource</w:t>
      </w:r>
      <w:proofErr w:type="spellEnd"/>
      <w:r w:rsidRPr="00E167E2">
        <w:rPr>
          <w:sz w:val="17"/>
          <w:szCs w:val="17"/>
        </w:rPr>
        <w:t xml:space="preserve"> </w:t>
      </w:r>
      <w:proofErr w:type="spellStart"/>
      <w:r w:rsidRPr="00E167E2">
        <w:rPr>
          <w:sz w:val="17"/>
          <w:szCs w:val="17"/>
        </w:rPr>
        <w:t>BaseStyle</w:t>
      </w:r>
      <w:proofErr w:type="spellEnd"/>
      <w:r w:rsidRPr="00E167E2">
        <w:rPr>
          <w:sz w:val="17"/>
          <w:szCs w:val="17"/>
        </w:rPr>
        <w:t>}" /&gt;</w:t>
      </w:r>
    </w:p>
    <w:p w14:paraId="31497030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</w:t>
      </w:r>
    </w:p>
    <w:p w14:paraId="6961BF65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&lt;Style x</w:t>
      </w:r>
      <w:proofErr w:type="gramStart"/>
      <w:r w:rsidRPr="00E167E2">
        <w:rPr>
          <w:sz w:val="17"/>
          <w:szCs w:val="17"/>
        </w:rPr>
        <w:t>:Key</w:t>
      </w:r>
      <w:proofErr w:type="gramEnd"/>
      <w:r w:rsidRPr="00E167E2">
        <w:rPr>
          <w:sz w:val="17"/>
          <w:szCs w:val="17"/>
        </w:rPr>
        <w:t>="MenuShell"</w:t>
      </w:r>
    </w:p>
    <w:p w14:paraId="65F87D5A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</w:t>
      </w:r>
      <w:proofErr w:type="spellStart"/>
      <w:r w:rsidRPr="00E167E2">
        <w:rPr>
          <w:sz w:val="17"/>
          <w:szCs w:val="17"/>
        </w:rPr>
        <w:t>TargetType</w:t>
      </w:r>
      <w:proofErr w:type="spellEnd"/>
      <w:r w:rsidRPr="00E167E2">
        <w:rPr>
          <w:sz w:val="17"/>
          <w:szCs w:val="17"/>
        </w:rPr>
        <w:t>="Element"</w:t>
      </w:r>
    </w:p>
    <w:p w14:paraId="08EDC29C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</w:t>
      </w:r>
      <w:proofErr w:type="spellStart"/>
      <w:r w:rsidRPr="00E167E2">
        <w:rPr>
          <w:sz w:val="17"/>
          <w:szCs w:val="17"/>
        </w:rPr>
        <w:t>BasedOn</w:t>
      </w:r>
      <w:proofErr w:type="spellEnd"/>
      <w:r w:rsidRPr="00E167E2">
        <w:rPr>
          <w:sz w:val="17"/>
          <w:szCs w:val="17"/>
        </w:rPr>
        <w:t>="{</w:t>
      </w:r>
      <w:proofErr w:type="spellStart"/>
      <w:r w:rsidRPr="00E167E2">
        <w:rPr>
          <w:sz w:val="17"/>
          <w:szCs w:val="17"/>
        </w:rPr>
        <w:t>StaticResource</w:t>
      </w:r>
      <w:proofErr w:type="spellEnd"/>
      <w:r w:rsidRPr="00E167E2">
        <w:rPr>
          <w:sz w:val="17"/>
          <w:szCs w:val="17"/>
        </w:rPr>
        <w:t xml:space="preserve"> </w:t>
      </w:r>
      <w:proofErr w:type="spellStart"/>
      <w:r w:rsidRPr="00E167E2">
        <w:rPr>
          <w:sz w:val="17"/>
          <w:szCs w:val="17"/>
        </w:rPr>
        <w:t>BaseStyle</w:t>
      </w:r>
      <w:proofErr w:type="spellEnd"/>
      <w:r w:rsidRPr="00E167E2">
        <w:rPr>
          <w:sz w:val="17"/>
          <w:szCs w:val="17"/>
        </w:rPr>
        <w:t>}"&gt;</w:t>
      </w:r>
    </w:p>
    <w:p w14:paraId="244F9724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&lt;Setter Property="</w:t>
      </w:r>
      <w:proofErr w:type="spellStart"/>
      <w:r w:rsidRPr="00E167E2">
        <w:rPr>
          <w:sz w:val="17"/>
          <w:szCs w:val="17"/>
        </w:rPr>
        <w:t>Shell.BackgroundColor</w:t>
      </w:r>
      <w:proofErr w:type="spellEnd"/>
      <w:r w:rsidRPr="00E167E2">
        <w:rPr>
          <w:sz w:val="17"/>
          <w:szCs w:val="17"/>
        </w:rPr>
        <w:t>"</w:t>
      </w:r>
    </w:p>
    <w:p w14:paraId="1C6609F6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Value="#ffa500" /&gt;</w:t>
      </w:r>
    </w:p>
    <w:p w14:paraId="2FE04AAD" w14:textId="2052DC6A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&lt;/Style&gt; </w:t>
      </w:r>
    </w:p>
    <w:p w14:paraId="4A9D9A00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&lt;Style x</w:t>
      </w:r>
      <w:proofErr w:type="gramStart"/>
      <w:r w:rsidRPr="00E167E2">
        <w:rPr>
          <w:sz w:val="17"/>
          <w:szCs w:val="17"/>
        </w:rPr>
        <w:t>:Key</w:t>
      </w:r>
      <w:proofErr w:type="gramEnd"/>
      <w:r w:rsidRPr="00E167E2">
        <w:rPr>
          <w:sz w:val="17"/>
          <w:szCs w:val="17"/>
        </w:rPr>
        <w:t>="ProfileShell"</w:t>
      </w:r>
    </w:p>
    <w:p w14:paraId="1B29D2F6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</w:t>
      </w:r>
      <w:proofErr w:type="spellStart"/>
      <w:r w:rsidRPr="00E167E2">
        <w:rPr>
          <w:sz w:val="17"/>
          <w:szCs w:val="17"/>
        </w:rPr>
        <w:t>TargetType</w:t>
      </w:r>
      <w:proofErr w:type="spellEnd"/>
      <w:r w:rsidRPr="00E167E2">
        <w:rPr>
          <w:sz w:val="17"/>
          <w:szCs w:val="17"/>
        </w:rPr>
        <w:t xml:space="preserve">="Element"           </w:t>
      </w:r>
    </w:p>
    <w:p w14:paraId="2E8EDC7E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</w:t>
      </w:r>
      <w:proofErr w:type="spellStart"/>
      <w:r w:rsidRPr="00E167E2">
        <w:rPr>
          <w:sz w:val="17"/>
          <w:szCs w:val="17"/>
        </w:rPr>
        <w:t>BasedOn</w:t>
      </w:r>
      <w:proofErr w:type="spellEnd"/>
      <w:r w:rsidRPr="00E167E2">
        <w:rPr>
          <w:sz w:val="17"/>
          <w:szCs w:val="17"/>
        </w:rPr>
        <w:t>="{</w:t>
      </w:r>
      <w:proofErr w:type="spellStart"/>
      <w:r w:rsidRPr="00E167E2">
        <w:rPr>
          <w:sz w:val="17"/>
          <w:szCs w:val="17"/>
        </w:rPr>
        <w:t>StaticResource</w:t>
      </w:r>
      <w:proofErr w:type="spellEnd"/>
      <w:r w:rsidRPr="00E167E2">
        <w:rPr>
          <w:sz w:val="17"/>
          <w:szCs w:val="17"/>
        </w:rPr>
        <w:t xml:space="preserve"> </w:t>
      </w:r>
      <w:proofErr w:type="spellStart"/>
      <w:r w:rsidRPr="00E167E2">
        <w:rPr>
          <w:sz w:val="17"/>
          <w:szCs w:val="17"/>
        </w:rPr>
        <w:t>BaseStyle</w:t>
      </w:r>
      <w:proofErr w:type="spellEnd"/>
      <w:r w:rsidRPr="00E167E2">
        <w:rPr>
          <w:sz w:val="17"/>
          <w:szCs w:val="17"/>
        </w:rPr>
        <w:t>}"&gt;</w:t>
      </w:r>
    </w:p>
    <w:p w14:paraId="39AD9F4C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&lt;Setter Property="</w:t>
      </w:r>
      <w:proofErr w:type="spellStart"/>
      <w:r w:rsidRPr="00E167E2">
        <w:rPr>
          <w:sz w:val="17"/>
          <w:szCs w:val="17"/>
        </w:rPr>
        <w:t>Shell.BackgroundColor</w:t>
      </w:r>
      <w:proofErr w:type="spellEnd"/>
      <w:r w:rsidRPr="00E167E2">
        <w:rPr>
          <w:sz w:val="17"/>
          <w:szCs w:val="17"/>
        </w:rPr>
        <w:t>"</w:t>
      </w:r>
    </w:p>
    <w:p w14:paraId="54C4F210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Value="#ff8c00" /&gt;</w:t>
      </w:r>
    </w:p>
    <w:p w14:paraId="35D46329" w14:textId="25DE874E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&lt;/Style&gt; </w:t>
      </w:r>
    </w:p>
    <w:p w14:paraId="2FECEEEB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&lt;Style x</w:t>
      </w:r>
      <w:proofErr w:type="gramStart"/>
      <w:r w:rsidRPr="00E167E2">
        <w:rPr>
          <w:sz w:val="17"/>
          <w:szCs w:val="17"/>
        </w:rPr>
        <w:t>:Key</w:t>
      </w:r>
      <w:proofErr w:type="gramEnd"/>
      <w:r w:rsidRPr="00E167E2">
        <w:rPr>
          <w:sz w:val="17"/>
          <w:szCs w:val="17"/>
        </w:rPr>
        <w:t>="ContactsShell"</w:t>
      </w:r>
    </w:p>
    <w:p w14:paraId="2F966ABD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</w:t>
      </w:r>
      <w:proofErr w:type="spellStart"/>
      <w:r w:rsidRPr="00E167E2">
        <w:rPr>
          <w:sz w:val="17"/>
          <w:szCs w:val="17"/>
        </w:rPr>
        <w:t>TargetType</w:t>
      </w:r>
      <w:proofErr w:type="spellEnd"/>
      <w:r w:rsidRPr="00E167E2">
        <w:rPr>
          <w:sz w:val="17"/>
          <w:szCs w:val="17"/>
        </w:rPr>
        <w:t>="Element"</w:t>
      </w:r>
    </w:p>
    <w:p w14:paraId="3889A56F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</w:t>
      </w:r>
      <w:proofErr w:type="spellStart"/>
      <w:r w:rsidRPr="00E167E2">
        <w:rPr>
          <w:sz w:val="17"/>
          <w:szCs w:val="17"/>
        </w:rPr>
        <w:t>BasedOn</w:t>
      </w:r>
      <w:proofErr w:type="spellEnd"/>
      <w:r w:rsidRPr="00E167E2">
        <w:rPr>
          <w:sz w:val="17"/>
          <w:szCs w:val="17"/>
        </w:rPr>
        <w:t>="{</w:t>
      </w:r>
      <w:proofErr w:type="spellStart"/>
      <w:r w:rsidRPr="00E167E2">
        <w:rPr>
          <w:sz w:val="17"/>
          <w:szCs w:val="17"/>
        </w:rPr>
        <w:t>StaticResource</w:t>
      </w:r>
      <w:proofErr w:type="spellEnd"/>
      <w:r w:rsidRPr="00E167E2">
        <w:rPr>
          <w:sz w:val="17"/>
          <w:szCs w:val="17"/>
        </w:rPr>
        <w:t xml:space="preserve"> </w:t>
      </w:r>
      <w:proofErr w:type="spellStart"/>
      <w:r w:rsidRPr="00E167E2">
        <w:rPr>
          <w:sz w:val="17"/>
          <w:szCs w:val="17"/>
        </w:rPr>
        <w:t>BaseStyle</w:t>
      </w:r>
      <w:proofErr w:type="spellEnd"/>
      <w:r w:rsidRPr="00E167E2">
        <w:rPr>
          <w:sz w:val="17"/>
          <w:szCs w:val="17"/>
        </w:rPr>
        <w:t>}"&gt;</w:t>
      </w:r>
    </w:p>
    <w:p w14:paraId="139C65D3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&lt;Setter Property="</w:t>
      </w:r>
      <w:proofErr w:type="spellStart"/>
      <w:r w:rsidRPr="00E167E2">
        <w:rPr>
          <w:sz w:val="17"/>
          <w:szCs w:val="17"/>
        </w:rPr>
        <w:t>Shell.BackgroundColor</w:t>
      </w:r>
      <w:proofErr w:type="spellEnd"/>
      <w:r w:rsidRPr="00E167E2">
        <w:rPr>
          <w:sz w:val="17"/>
          <w:szCs w:val="17"/>
        </w:rPr>
        <w:t>"</w:t>
      </w:r>
    </w:p>
    <w:p w14:paraId="71FB029A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Value="#ff5a00" /&gt;</w:t>
      </w:r>
    </w:p>
    <w:p w14:paraId="1BEB79A0" w14:textId="64F98909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&lt;/Style&gt; </w:t>
      </w:r>
    </w:p>
    <w:p w14:paraId="33A5C1B2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&lt;Style x</w:t>
      </w:r>
      <w:proofErr w:type="gramStart"/>
      <w:r w:rsidRPr="00E167E2">
        <w:rPr>
          <w:sz w:val="17"/>
          <w:szCs w:val="17"/>
        </w:rPr>
        <w:t>:Key</w:t>
      </w:r>
      <w:proofErr w:type="gramEnd"/>
      <w:r w:rsidRPr="00E167E2">
        <w:rPr>
          <w:sz w:val="17"/>
          <w:szCs w:val="17"/>
        </w:rPr>
        <w:t>="CartShell"</w:t>
      </w:r>
    </w:p>
    <w:p w14:paraId="7904A9F2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</w:t>
      </w:r>
      <w:proofErr w:type="spellStart"/>
      <w:r w:rsidRPr="00E167E2">
        <w:rPr>
          <w:sz w:val="17"/>
          <w:szCs w:val="17"/>
        </w:rPr>
        <w:t>TargetType</w:t>
      </w:r>
      <w:proofErr w:type="spellEnd"/>
      <w:r w:rsidRPr="00E167E2">
        <w:rPr>
          <w:sz w:val="17"/>
          <w:szCs w:val="17"/>
        </w:rPr>
        <w:t>="Element"</w:t>
      </w:r>
    </w:p>
    <w:p w14:paraId="42F8926A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</w:t>
      </w:r>
      <w:proofErr w:type="spellStart"/>
      <w:r w:rsidRPr="00E167E2">
        <w:rPr>
          <w:sz w:val="17"/>
          <w:szCs w:val="17"/>
        </w:rPr>
        <w:t>BasedOn</w:t>
      </w:r>
      <w:proofErr w:type="spellEnd"/>
      <w:r w:rsidRPr="00E167E2">
        <w:rPr>
          <w:sz w:val="17"/>
          <w:szCs w:val="17"/>
        </w:rPr>
        <w:t>="{</w:t>
      </w:r>
      <w:proofErr w:type="spellStart"/>
      <w:r w:rsidRPr="00E167E2">
        <w:rPr>
          <w:sz w:val="17"/>
          <w:szCs w:val="17"/>
        </w:rPr>
        <w:t>StaticResource</w:t>
      </w:r>
      <w:proofErr w:type="spellEnd"/>
      <w:r w:rsidRPr="00E167E2">
        <w:rPr>
          <w:sz w:val="17"/>
          <w:szCs w:val="17"/>
        </w:rPr>
        <w:t xml:space="preserve"> </w:t>
      </w:r>
      <w:proofErr w:type="spellStart"/>
      <w:r w:rsidRPr="00E167E2">
        <w:rPr>
          <w:sz w:val="17"/>
          <w:szCs w:val="17"/>
        </w:rPr>
        <w:t>BaseStyle</w:t>
      </w:r>
      <w:proofErr w:type="spellEnd"/>
      <w:r w:rsidRPr="00E167E2">
        <w:rPr>
          <w:sz w:val="17"/>
          <w:szCs w:val="17"/>
        </w:rPr>
        <w:t>}"&gt;</w:t>
      </w:r>
    </w:p>
    <w:p w14:paraId="5515BCC1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&lt;Setter Property="</w:t>
      </w:r>
      <w:proofErr w:type="spellStart"/>
      <w:r w:rsidRPr="00E167E2">
        <w:rPr>
          <w:sz w:val="17"/>
          <w:szCs w:val="17"/>
        </w:rPr>
        <w:t>Shell.BackgroundColor</w:t>
      </w:r>
      <w:proofErr w:type="spellEnd"/>
      <w:r w:rsidRPr="00E167E2">
        <w:rPr>
          <w:sz w:val="17"/>
          <w:szCs w:val="17"/>
        </w:rPr>
        <w:t>"</w:t>
      </w:r>
    </w:p>
    <w:p w14:paraId="3DF7268F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Value="#ff4500" /&gt;</w:t>
      </w:r>
    </w:p>
    <w:p w14:paraId="03C28963" w14:textId="45648CA2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&lt;/Style&gt; </w:t>
      </w:r>
    </w:p>
    <w:p w14:paraId="591D5D20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&lt;Style x</w:t>
      </w:r>
      <w:proofErr w:type="gramStart"/>
      <w:r w:rsidRPr="00E167E2">
        <w:rPr>
          <w:sz w:val="17"/>
          <w:szCs w:val="17"/>
        </w:rPr>
        <w:t>:Key</w:t>
      </w:r>
      <w:proofErr w:type="gramEnd"/>
      <w:r w:rsidRPr="00E167E2">
        <w:rPr>
          <w:sz w:val="17"/>
          <w:szCs w:val="17"/>
        </w:rPr>
        <w:t>="AboutShell"</w:t>
      </w:r>
    </w:p>
    <w:p w14:paraId="568A7D60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</w:t>
      </w:r>
      <w:proofErr w:type="spellStart"/>
      <w:r w:rsidRPr="00E167E2">
        <w:rPr>
          <w:sz w:val="17"/>
          <w:szCs w:val="17"/>
        </w:rPr>
        <w:t>TargetType</w:t>
      </w:r>
      <w:proofErr w:type="spellEnd"/>
      <w:r w:rsidRPr="00E167E2">
        <w:rPr>
          <w:sz w:val="17"/>
          <w:szCs w:val="17"/>
        </w:rPr>
        <w:t>="Element"</w:t>
      </w:r>
    </w:p>
    <w:p w14:paraId="19F8A32B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</w:t>
      </w:r>
      <w:proofErr w:type="spellStart"/>
      <w:r w:rsidRPr="00E167E2">
        <w:rPr>
          <w:sz w:val="17"/>
          <w:szCs w:val="17"/>
        </w:rPr>
        <w:t>BasedOn</w:t>
      </w:r>
      <w:proofErr w:type="spellEnd"/>
      <w:r w:rsidRPr="00E167E2">
        <w:rPr>
          <w:sz w:val="17"/>
          <w:szCs w:val="17"/>
        </w:rPr>
        <w:t>="{</w:t>
      </w:r>
      <w:proofErr w:type="spellStart"/>
      <w:r w:rsidRPr="00E167E2">
        <w:rPr>
          <w:sz w:val="17"/>
          <w:szCs w:val="17"/>
        </w:rPr>
        <w:t>StaticResource</w:t>
      </w:r>
      <w:proofErr w:type="spellEnd"/>
      <w:r w:rsidRPr="00E167E2">
        <w:rPr>
          <w:sz w:val="17"/>
          <w:szCs w:val="17"/>
        </w:rPr>
        <w:t xml:space="preserve"> </w:t>
      </w:r>
      <w:proofErr w:type="spellStart"/>
      <w:r w:rsidRPr="00E167E2">
        <w:rPr>
          <w:sz w:val="17"/>
          <w:szCs w:val="17"/>
        </w:rPr>
        <w:t>BaseStyle</w:t>
      </w:r>
      <w:proofErr w:type="spellEnd"/>
      <w:r w:rsidRPr="00E167E2">
        <w:rPr>
          <w:sz w:val="17"/>
          <w:szCs w:val="17"/>
        </w:rPr>
        <w:t>}"&gt;</w:t>
      </w:r>
    </w:p>
    <w:p w14:paraId="7298738C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&lt;Setter Property="</w:t>
      </w:r>
      <w:proofErr w:type="spellStart"/>
      <w:r w:rsidRPr="00E167E2">
        <w:rPr>
          <w:sz w:val="17"/>
          <w:szCs w:val="17"/>
        </w:rPr>
        <w:t>Shell.BackgroundColor</w:t>
      </w:r>
      <w:proofErr w:type="spellEnd"/>
      <w:r w:rsidRPr="00E167E2">
        <w:rPr>
          <w:sz w:val="17"/>
          <w:szCs w:val="17"/>
        </w:rPr>
        <w:t>"</w:t>
      </w:r>
    </w:p>
    <w:p w14:paraId="5D95B446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Value="#96d1ff" /&gt;</w:t>
      </w:r>
    </w:p>
    <w:p w14:paraId="6C534A7E" w14:textId="45F0E3EB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&lt;/Style&gt; </w:t>
      </w:r>
    </w:p>
    <w:p w14:paraId="6F851E66" w14:textId="3D73E9A9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&lt;/</w:t>
      </w:r>
      <w:proofErr w:type="spellStart"/>
      <w:r w:rsidRPr="00E167E2">
        <w:rPr>
          <w:sz w:val="17"/>
          <w:szCs w:val="17"/>
        </w:rPr>
        <w:t>Shell.Resources</w:t>
      </w:r>
      <w:proofErr w:type="spellEnd"/>
      <w:r w:rsidRPr="00E167E2">
        <w:rPr>
          <w:sz w:val="17"/>
          <w:szCs w:val="17"/>
        </w:rPr>
        <w:t>&gt;</w:t>
      </w:r>
    </w:p>
    <w:p w14:paraId="60EC224B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</w:t>
      </w:r>
      <w:proofErr w:type="gramStart"/>
      <w:r w:rsidRPr="00E167E2">
        <w:rPr>
          <w:sz w:val="17"/>
          <w:szCs w:val="17"/>
        </w:rPr>
        <w:t>&lt;!--</w:t>
      </w:r>
      <w:proofErr w:type="gramEnd"/>
      <w:r w:rsidRPr="00E167E2">
        <w:rPr>
          <w:sz w:val="17"/>
          <w:szCs w:val="17"/>
        </w:rPr>
        <w:t xml:space="preserve"> Header --&gt;</w:t>
      </w:r>
    </w:p>
    <w:p w14:paraId="5DEC7F2C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&lt;</w:t>
      </w:r>
      <w:proofErr w:type="spellStart"/>
      <w:r w:rsidRPr="00E167E2">
        <w:rPr>
          <w:sz w:val="17"/>
          <w:szCs w:val="17"/>
        </w:rPr>
        <w:t>Shell.FlyoutHeader</w:t>
      </w:r>
      <w:proofErr w:type="spellEnd"/>
      <w:r w:rsidRPr="00E167E2">
        <w:rPr>
          <w:sz w:val="17"/>
          <w:szCs w:val="17"/>
        </w:rPr>
        <w:t>&gt;</w:t>
      </w:r>
    </w:p>
    <w:p w14:paraId="54D7925A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&lt;</w:t>
      </w:r>
      <w:proofErr w:type="spellStart"/>
      <w:r w:rsidRPr="00E167E2">
        <w:rPr>
          <w:sz w:val="17"/>
          <w:szCs w:val="17"/>
        </w:rPr>
        <w:t>controls</w:t>
      </w:r>
      <w:proofErr w:type="gramStart"/>
      <w:r w:rsidRPr="00E167E2">
        <w:rPr>
          <w:sz w:val="17"/>
          <w:szCs w:val="17"/>
        </w:rPr>
        <w:t>:FlyoutHeader</w:t>
      </w:r>
      <w:proofErr w:type="spellEnd"/>
      <w:proofErr w:type="gramEnd"/>
      <w:r w:rsidRPr="00E167E2">
        <w:rPr>
          <w:sz w:val="17"/>
          <w:szCs w:val="17"/>
        </w:rPr>
        <w:t xml:space="preserve"> /&gt;</w:t>
      </w:r>
    </w:p>
    <w:p w14:paraId="0D518727" w14:textId="22D7C4D3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&lt;/</w:t>
      </w:r>
      <w:proofErr w:type="spellStart"/>
      <w:r w:rsidRPr="00E167E2">
        <w:rPr>
          <w:sz w:val="17"/>
          <w:szCs w:val="17"/>
        </w:rPr>
        <w:t>Shell.FlyoutHeader</w:t>
      </w:r>
      <w:proofErr w:type="spellEnd"/>
      <w:r w:rsidRPr="00E167E2">
        <w:rPr>
          <w:sz w:val="17"/>
          <w:szCs w:val="17"/>
        </w:rPr>
        <w:t xml:space="preserve">&gt; </w:t>
      </w:r>
    </w:p>
    <w:p w14:paraId="0BBAA509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</w:t>
      </w:r>
      <w:proofErr w:type="gramStart"/>
      <w:r w:rsidRPr="00E167E2">
        <w:rPr>
          <w:sz w:val="17"/>
          <w:szCs w:val="17"/>
        </w:rPr>
        <w:t>&lt;!--</w:t>
      </w:r>
      <w:proofErr w:type="gramEnd"/>
      <w:r w:rsidRPr="00E167E2">
        <w:rPr>
          <w:sz w:val="17"/>
          <w:szCs w:val="17"/>
        </w:rPr>
        <w:t xml:space="preserve"> Template each flyout item--&gt;</w:t>
      </w:r>
    </w:p>
    <w:p w14:paraId="1259F0C9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&lt;</w:t>
      </w:r>
      <w:proofErr w:type="spellStart"/>
      <w:r w:rsidRPr="00E167E2">
        <w:rPr>
          <w:sz w:val="17"/>
          <w:szCs w:val="17"/>
        </w:rPr>
        <w:t>Shell.ItemTemplate</w:t>
      </w:r>
      <w:proofErr w:type="spellEnd"/>
      <w:r w:rsidRPr="00E167E2">
        <w:rPr>
          <w:sz w:val="17"/>
          <w:szCs w:val="17"/>
        </w:rPr>
        <w:t>&gt;</w:t>
      </w:r>
    </w:p>
    <w:p w14:paraId="1F77106F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lastRenderedPageBreak/>
        <w:t xml:space="preserve">        &lt;</w:t>
      </w:r>
      <w:proofErr w:type="spellStart"/>
      <w:r w:rsidRPr="00E167E2">
        <w:rPr>
          <w:sz w:val="17"/>
          <w:szCs w:val="17"/>
        </w:rPr>
        <w:t>DataTemplate</w:t>
      </w:r>
      <w:proofErr w:type="spellEnd"/>
      <w:r w:rsidRPr="00E167E2">
        <w:rPr>
          <w:sz w:val="17"/>
          <w:szCs w:val="17"/>
        </w:rPr>
        <w:t>&gt;</w:t>
      </w:r>
    </w:p>
    <w:p w14:paraId="35BE3BC1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&lt;Grid&gt;</w:t>
      </w:r>
    </w:p>
    <w:p w14:paraId="5E073540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&lt;</w:t>
      </w:r>
      <w:proofErr w:type="spellStart"/>
      <w:r w:rsidRPr="00E167E2">
        <w:rPr>
          <w:sz w:val="17"/>
          <w:szCs w:val="17"/>
        </w:rPr>
        <w:t>Grid.ColumnDefinitions</w:t>
      </w:r>
      <w:proofErr w:type="spellEnd"/>
      <w:r w:rsidRPr="00E167E2">
        <w:rPr>
          <w:sz w:val="17"/>
          <w:szCs w:val="17"/>
        </w:rPr>
        <w:t>&gt;</w:t>
      </w:r>
    </w:p>
    <w:p w14:paraId="5592C5CB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&lt;</w:t>
      </w:r>
      <w:proofErr w:type="spellStart"/>
      <w:r w:rsidRPr="00E167E2">
        <w:rPr>
          <w:sz w:val="17"/>
          <w:szCs w:val="17"/>
        </w:rPr>
        <w:t>ColumnDefinition</w:t>
      </w:r>
      <w:proofErr w:type="spellEnd"/>
      <w:r w:rsidRPr="00E167E2">
        <w:rPr>
          <w:sz w:val="17"/>
          <w:szCs w:val="17"/>
        </w:rPr>
        <w:t xml:space="preserve"> Width="0.3*" /&gt;</w:t>
      </w:r>
    </w:p>
    <w:p w14:paraId="7ABAEC03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&lt;</w:t>
      </w:r>
      <w:proofErr w:type="spellStart"/>
      <w:r w:rsidRPr="00E167E2">
        <w:rPr>
          <w:sz w:val="17"/>
          <w:szCs w:val="17"/>
        </w:rPr>
        <w:t>ColumnDefinition</w:t>
      </w:r>
      <w:proofErr w:type="spellEnd"/>
      <w:r w:rsidRPr="00E167E2">
        <w:rPr>
          <w:sz w:val="17"/>
          <w:szCs w:val="17"/>
        </w:rPr>
        <w:t xml:space="preserve"> Width="0.7*" /&gt;</w:t>
      </w:r>
    </w:p>
    <w:p w14:paraId="6FFD252D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&lt;/</w:t>
      </w:r>
      <w:proofErr w:type="spellStart"/>
      <w:r w:rsidRPr="00E167E2">
        <w:rPr>
          <w:sz w:val="17"/>
          <w:szCs w:val="17"/>
        </w:rPr>
        <w:t>Grid.ColumnDefinitions</w:t>
      </w:r>
      <w:proofErr w:type="spellEnd"/>
      <w:r w:rsidRPr="00E167E2">
        <w:rPr>
          <w:sz w:val="17"/>
          <w:szCs w:val="17"/>
        </w:rPr>
        <w:t>&gt;</w:t>
      </w:r>
    </w:p>
    <w:p w14:paraId="5D881360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&lt;Image Source="{Binding Icon}"</w:t>
      </w:r>
    </w:p>
    <w:p w14:paraId="485C3699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Margin="5"</w:t>
      </w:r>
    </w:p>
    <w:p w14:paraId="14A75491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</w:t>
      </w:r>
      <w:proofErr w:type="spellStart"/>
      <w:r w:rsidRPr="00E167E2">
        <w:rPr>
          <w:sz w:val="17"/>
          <w:szCs w:val="17"/>
        </w:rPr>
        <w:t>HeightRequest</w:t>
      </w:r>
      <w:proofErr w:type="spellEnd"/>
      <w:r w:rsidRPr="00E167E2">
        <w:rPr>
          <w:sz w:val="17"/>
          <w:szCs w:val="17"/>
        </w:rPr>
        <w:t>="45" /&gt;</w:t>
      </w:r>
    </w:p>
    <w:p w14:paraId="7263EF00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&lt;Label Text="{Binding Title}" </w:t>
      </w:r>
    </w:p>
    <w:p w14:paraId="7ED4D945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</w:t>
      </w:r>
      <w:proofErr w:type="spellStart"/>
      <w:r w:rsidRPr="00E167E2">
        <w:rPr>
          <w:sz w:val="17"/>
          <w:szCs w:val="17"/>
        </w:rPr>
        <w:t>FontFamily</w:t>
      </w:r>
      <w:proofErr w:type="spellEnd"/>
      <w:r w:rsidRPr="00E167E2">
        <w:rPr>
          <w:sz w:val="17"/>
          <w:szCs w:val="17"/>
        </w:rPr>
        <w:t>="Arial"</w:t>
      </w:r>
    </w:p>
    <w:p w14:paraId="46A01916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</w:t>
      </w:r>
      <w:proofErr w:type="spellStart"/>
      <w:r w:rsidRPr="00E167E2">
        <w:rPr>
          <w:sz w:val="17"/>
          <w:szCs w:val="17"/>
        </w:rPr>
        <w:t>Grid.Column</w:t>
      </w:r>
      <w:proofErr w:type="spellEnd"/>
      <w:r w:rsidRPr="00E167E2">
        <w:rPr>
          <w:sz w:val="17"/>
          <w:szCs w:val="17"/>
        </w:rPr>
        <w:t>="1"</w:t>
      </w:r>
    </w:p>
    <w:p w14:paraId="06EF45ED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</w:t>
      </w:r>
      <w:proofErr w:type="spellStart"/>
      <w:r w:rsidRPr="00E167E2">
        <w:rPr>
          <w:sz w:val="17"/>
          <w:szCs w:val="17"/>
        </w:rPr>
        <w:t>TextColor</w:t>
      </w:r>
      <w:proofErr w:type="spellEnd"/>
      <w:r w:rsidRPr="00E167E2">
        <w:rPr>
          <w:sz w:val="17"/>
          <w:szCs w:val="17"/>
        </w:rPr>
        <w:t>="#282828"</w:t>
      </w:r>
    </w:p>
    <w:p w14:paraId="245A3BEA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</w:t>
      </w:r>
      <w:proofErr w:type="spellStart"/>
      <w:r w:rsidRPr="00E167E2">
        <w:rPr>
          <w:sz w:val="17"/>
          <w:szCs w:val="17"/>
        </w:rPr>
        <w:t>FontSize</w:t>
      </w:r>
      <w:proofErr w:type="spellEnd"/>
      <w:r w:rsidRPr="00E167E2">
        <w:rPr>
          <w:sz w:val="17"/>
          <w:szCs w:val="17"/>
        </w:rPr>
        <w:t>="Medium"</w:t>
      </w:r>
    </w:p>
    <w:p w14:paraId="34B936EE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</w:t>
      </w:r>
      <w:proofErr w:type="spellStart"/>
      <w:r w:rsidRPr="00E167E2">
        <w:rPr>
          <w:sz w:val="17"/>
          <w:szCs w:val="17"/>
        </w:rPr>
        <w:t>FontAttributes</w:t>
      </w:r>
      <w:proofErr w:type="spellEnd"/>
      <w:r w:rsidRPr="00E167E2">
        <w:rPr>
          <w:sz w:val="17"/>
          <w:szCs w:val="17"/>
        </w:rPr>
        <w:t>="Bold"</w:t>
      </w:r>
    </w:p>
    <w:p w14:paraId="1C6B8C35" w14:textId="43CF8B93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</w:t>
      </w:r>
      <w:proofErr w:type="spellStart"/>
      <w:r w:rsidRPr="00E167E2">
        <w:rPr>
          <w:sz w:val="17"/>
          <w:szCs w:val="17"/>
        </w:rPr>
        <w:t>VerticalTextAlignment</w:t>
      </w:r>
      <w:proofErr w:type="spellEnd"/>
      <w:r w:rsidRPr="00E167E2">
        <w:rPr>
          <w:sz w:val="17"/>
          <w:szCs w:val="17"/>
        </w:rPr>
        <w:t>="Center"/&gt;</w:t>
      </w:r>
    </w:p>
    <w:p w14:paraId="64EE8659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&lt;/Grid&gt;</w:t>
      </w:r>
    </w:p>
    <w:p w14:paraId="2DA4EDE8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&lt;/</w:t>
      </w:r>
      <w:proofErr w:type="spellStart"/>
      <w:r w:rsidRPr="00E167E2">
        <w:rPr>
          <w:sz w:val="17"/>
          <w:szCs w:val="17"/>
        </w:rPr>
        <w:t>DataTemplate</w:t>
      </w:r>
      <w:proofErr w:type="spellEnd"/>
      <w:r w:rsidRPr="00E167E2">
        <w:rPr>
          <w:sz w:val="17"/>
          <w:szCs w:val="17"/>
        </w:rPr>
        <w:t>&gt;</w:t>
      </w:r>
    </w:p>
    <w:p w14:paraId="78E45675" w14:textId="0C2A638B" w:rsidR="00E167E2" w:rsidRPr="00E167E2" w:rsidRDefault="00E167E2" w:rsidP="007052E0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&lt;/</w:t>
      </w:r>
      <w:proofErr w:type="spellStart"/>
      <w:r w:rsidRPr="00E167E2">
        <w:rPr>
          <w:sz w:val="17"/>
          <w:szCs w:val="17"/>
        </w:rPr>
        <w:t>Shell.ItemTemplate</w:t>
      </w:r>
      <w:proofErr w:type="spellEnd"/>
      <w:r w:rsidRPr="00E167E2">
        <w:rPr>
          <w:sz w:val="17"/>
          <w:szCs w:val="17"/>
        </w:rPr>
        <w:t xml:space="preserve">&gt; </w:t>
      </w:r>
    </w:p>
    <w:p w14:paraId="6AD5BD0A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</w:t>
      </w:r>
      <w:proofErr w:type="gramStart"/>
      <w:r w:rsidRPr="00E167E2">
        <w:rPr>
          <w:sz w:val="17"/>
          <w:szCs w:val="17"/>
        </w:rPr>
        <w:t>&lt;!--</w:t>
      </w:r>
      <w:proofErr w:type="gramEnd"/>
      <w:r w:rsidRPr="00E167E2">
        <w:rPr>
          <w:sz w:val="17"/>
          <w:szCs w:val="17"/>
        </w:rPr>
        <w:t xml:space="preserve"> Template each </w:t>
      </w:r>
      <w:proofErr w:type="spellStart"/>
      <w:r w:rsidRPr="00E167E2">
        <w:rPr>
          <w:sz w:val="17"/>
          <w:szCs w:val="17"/>
        </w:rPr>
        <w:t>MenuItem</w:t>
      </w:r>
      <w:proofErr w:type="spellEnd"/>
      <w:r w:rsidRPr="00E167E2">
        <w:rPr>
          <w:sz w:val="17"/>
          <w:szCs w:val="17"/>
        </w:rPr>
        <w:t xml:space="preserve"> --&gt;</w:t>
      </w:r>
    </w:p>
    <w:p w14:paraId="24C21043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&lt;</w:t>
      </w:r>
      <w:proofErr w:type="spellStart"/>
      <w:r w:rsidRPr="00E167E2">
        <w:rPr>
          <w:sz w:val="17"/>
          <w:szCs w:val="17"/>
        </w:rPr>
        <w:t>Shell.MenuItemTemplate</w:t>
      </w:r>
      <w:proofErr w:type="spellEnd"/>
      <w:r w:rsidRPr="00E167E2">
        <w:rPr>
          <w:sz w:val="17"/>
          <w:szCs w:val="17"/>
        </w:rPr>
        <w:t>&gt;</w:t>
      </w:r>
    </w:p>
    <w:p w14:paraId="43F695E8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&lt;</w:t>
      </w:r>
      <w:proofErr w:type="spellStart"/>
      <w:r w:rsidRPr="00E167E2">
        <w:rPr>
          <w:sz w:val="17"/>
          <w:szCs w:val="17"/>
        </w:rPr>
        <w:t>DataTemplate</w:t>
      </w:r>
      <w:proofErr w:type="spellEnd"/>
      <w:r w:rsidRPr="00E167E2">
        <w:rPr>
          <w:sz w:val="17"/>
          <w:szCs w:val="17"/>
        </w:rPr>
        <w:t>&gt;</w:t>
      </w:r>
    </w:p>
    <w:p w14:paraId="65E1CEA1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&lt;Grid&gt;</w:t>
      </w:r>
    </w:p>
    <w:p w14:paraId="22C0DF2A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&lt;</w:t>
      </w:r>
      <w:proofErr w:type="spellStart"/>
      <w:r w:rsidRPr="00E167E2">
        <w:rPr>
          <w:sz w:val="17"/>
          <w:szCs w:val="17"/>
        </w:rPr>
        <w:t>Grid.ColumnDefinitions</w:t>
      </w:r>
      <w:proofErr w:type="spellEnd"/>
      <w:r w:rsidRPr="00E167E2">
        <w:rPr>
          <w:sz w:val="17"/>
          <w:szCs w:val="17"/>
        </w:rPr>
        <w:t>&gt;</w:t>
      </w:r>
    </w:p>
    <w:p w14:paraId="5C3E1E94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&lt;</w:t>
      </w:r>
      <w:proofErr w:type="spellStart"/>
      <w:r w:rsidRPr="00E167E2">
        <w:rPr>
          <w:sz w:val="17"/>
          <w:szCs w:val="17"/>
        </w:rPr>
        <w:t>ColumnDefinition</w:t>
      </w:r>
      <w:proofErr w:type="spellEnd"/>
      <w:r w:rsidRPr="00E167E2">
        <w:rPr>
          <w:sz w:val="17"/>
          <w:szCs w:val="17"/>
        </w:rPr>
        <w:t xml:space="preserve"> Width="0.3*" /&gt;</w:t>
      </w:r>
    </w:p>
    <w:p w14:paraId="5628092D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&lt;</w:t>
      </w:r>
      <w:proofErr w:type="spellStart"/>
      <w:r w:rsidRPr="00E167E2">
        <w:rPr>
          <w:sz w:val="17"/>
          <w:szCs w:val="17"/>
        </w:rPr>
        <w:t>ColumnDefinition</w:t>
      </w:r>
      <w:proofErr w:type="spellEnd"/>
      <w:r w:rsidRPr="00E167E2">
        <w:rPr>
          <w:sz w:val="17"/>
          <w:szCs w:val="17"/>
        </w:rPr>
        <w:t xml:space="preserve"> Width="0.7*" /&gt;</w:t>
      </w:r>
    </w:p>
    <w:p w14:paraId="58F4F563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&lt;/</w:t>
      </w:r>
      <w:proofErr w:type="spellStart"/>
      <w:r w:rsidRPr="00E167E2">
        <w:rPr>
          <w:sz w:val="17"/>
          <w:szCs w:val="17"/>
        </w:rPr>
        <w:t>Grid.ColumnDefinitions</w:t>
      </w:r>
      <w:proofErr w:type="spellEnd"/>
      <w:r w:rsidRPr="00E167E2">
        <w:rPr>
          <w:sz w:val="17"/>
          <w:szCs w:val="17"/>
        </w:rPr>
        <w:t>&gt;</w:t>
      </w:r>
    </w:p>
    <w:p w14:paraId="4876C256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&lt;Image Source="{Binding Icon}"</w:t>
      </w:r>
    </w:p>
    <w:p w14:paraId="0F0A4240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Margin="5"</w:t>
      </w:r>
    </w:p>
    <w:p w14:paraId="179C3F09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</w:t>
      </w:r>
      <w:proofErr w:type="spellStart"/>
      <w:r w:rsidRPr="00E167E2">
        <w:rPr>
          <w:sz w:val="17"/>
          <w:szCs w:val="17"/>
        </w:rPr>
        <w:t>HeightRequest</w:t>
      </w:r>
      <w:proofErr w:type="spellEnd"/>
      <w:r w:rsidRPr="00E167E2">
        <w:rPr>
          <w:sz w:val="17"/>
          <w:szCs w:val="17"/>
        </w:rPr>
        <w:t>="45" /&gt;</w:t>
      </w:r>
    </w:p>
    <w:p w14:paraId="602AEF12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&lt;Label Text="{Binding Text}"</w:t>
      </w:r>
    </w:p>
    <w:p w14:paraId="6A226538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</w:t>
      </w:r>
      <w:proofErr w:type="spellStart"/>
      <w:r w:rsidRPr="00E167E2">
        <w:rPr>
          <w:sz w:val="17"/>
          <w:szCs w:val="17"/>
        </w:rPr>
        <w:t>FontFamily</w:t>
      </w:r>
      <w:proofErr w:type="spellEnd"/>
      <w:r w:rsidRPr="00E167E2">
        <w:rPr>
          <w:sz w:val="17"/>
          <w:szCs w:val="17"/>
        </w:rPr>
        <w:t>="serif"</w:t>
      </w:r>
    </w:p>
    <w:p w14:paraId="449213D3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</w:t>
      </w:r>
      <w:proofErr w:type="spellStart"/>
      <w:r w:rsidRPr="00E167E2">
        <w:rPr>
          <w:sz w:val="17"/>
          <w:szCs w:val="17"/>
        </w:rPr>
        <w:t>Grid.Column</w:t>
      </w:r>
      <w:proofErr w:type="spellEnd"/>
      <w:r w:rsidRPr="00E167E2">
        <w:rPr>
          <w:sz w:val="17"/>
          <w:szCs w:val="17"/>
        </w:rPr>
        <w:t>="1"</w:t>
      </w:r>
    </w:p>
    <w:p w14:paraId="330F5082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</w:t>
      </w:r>
      <w:proofErr w:type="spellStart"/>
      <w:r w:rsidRPr="00E167E2">
        <w:rPr>
          <w:sz w:val="17"/>
          <w:szCs w:val="17"/>
        </w:rPr>
        <w:t>TextColor</w:t>
      </w:r>
      <w:proofErr w:type="spellEnd"/>
      <w:r w:rsidRPr="00E167E2">
        <w:rPr>
          <w:sz w:val="17"/>
          <w:szCs w:val="17"/>
        </w:rPr>
        <w:t>="#454545"</w:t>
      </w:r>
    </w:p>
    <w:p w14:paraId="6D90504F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</w:t>
      </w:r>
      <w:proofErr w:type="spellStart"/>
      <w:r w:rsidRPr="00E167E2">
        <w:rPr>
          <w:sz w:val="17"/>
          <w:szCs w:val="17"/>
        </w:rPr>
        <w:t>FontSize</w:t>
      </w:r>
      <w:proofErr w:type="spellEnd"/>
      <w:r w:rsidRPr="00E167E2">
        <w:rPr>
          <w:sz w:val="17"/>
          <w:szCs w:val="17"/>
        </w:rPr>
        <w:t>="Medium"</w:t>
      </w:r>
    </w:p>
    <w:p w14:paraId="5465D2AC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</w:t>
      </w:r>
      <w:proofErr w:type="spellStart"/>
      <w:r w:rsidRPr="00E167E2">
        <w:rPr>
          <w:sz w:val="17"/>
          <w:szCs w:val="17"/>
        </w:rPr>
        <w:t>FontAttributes</w:t>
      </w:r>
      <w:proofErr w:type="spellEnd"/>
      <w:r w:rsidRPr="00E167E2">
        <w:rPr>
          <w:sz w:val="17"/>
          <w:szCs w:val="17"/>
        </w:rPr>
        <w:t>="Bold, Italic"</w:t>
      </w:r>
    </w:p>
    <w:p w14:paraId="30BE0942" w14:textId="248416BF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</w:t>
      </w:r>
      <w:proofErr w:type="spellStart"/>
      <w:r w:rsidRPr="00E167E2">
        <w:rPr>
          <w:sz w:val="17"/>
          <w:szCs w:val="17"/>
        </w:rPr>
        <w:t>VerticalTextAlignment</w:t>
      </w:r>
      <w:proofErr w:type="spellEnd"/>
      <w:r w:rsidRPr="00E167E2">
        <w:rPr>
          <w:sz w:val="17"/>
          <w:szCs w:val="17"/>
        </w:rPr>
        <w:t>="Center"/&gt;</w:t>
      </w:r>
    </w:p>
    <w:p w14:paraId="0575ECDE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&lt;/Grid&gt;</w:t>
      </w:r>
    </w:p>
    <w:p w14:paraId="180CA37E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&lt;/</w:t>
      </w:r>
      <w:proofErr w:type="spellStart"/>
      <w:r w:rsidRPr="00E167E2">
        <w:rPr>
          <w:sz w:val="17"/>
          <w:szCs w:val="17"/>
        </w:rPr>
        <w:t>DataTemplate</w:t>
      </w:r>
      <w:proofErr w:type="spellEnd"/>
      <w:r w:rsidRPr="00E167E2">
        <w:rPr>
          <w:sz w:val="17"/>
          <w:szCs w:val="17"/>
        </w:rPr>
        <w:t>&gt;</w:t>
      </w:r>
    </w:p>
    <w:p w14:paraId="7B99C645" w14:textId="7A6955BB" w:rsidR="00E167E2" w:rsidRPr="00E167E2" w:rsidRDefault="00E167E2" w:rsidP="007052E0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&lt;/</w:t>
      </w:r>
      <w:proofErr w:type="spellStart"/>
      <w:r w:rsidRPr="00E167E2">
        <w:rPr>
          <w:sz w:val="17"/>
          <w:szCs w:val="17"/>
        </w:rPr>
        <w:t>Shell.MenuItemTemplate</w:t>
      </w:r>
      <w:proofErr w:type="spellEnd"/>
      <w:r w:rsidRPr="00E167E2">
        <w:rPr>
          <w:sz w:val="17"/>
          <w:szCs w:val="17"/>
        </w:rPr>
        <w:t xml:space="preserve">&gt; </w:t>
      </w:r>
    </w:p>
    <w:p w14:paraId="55583336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</w:t>
      </w:r>
      <w:proofErr w:type="gramStart"/>
      <w:r w:rsidRPr="00E167E2">
        <w:rPr>
          <w:sz w:val="17"/>
          <w:szCs w:val="17"/>
        </w:rPr>
        <w:t>&lt;!--</w:t>
      </w:r>
      <w:proofErr w:type="gramEnd"/>
      <w:r w:rsidRPr="00E167E2">
        <w:rPr>
          <w:sz w:val="17"/>
          <w:szCs w:val="17"/>
        </w:rPr>
        <w:t xml:space="preserve"> Flyout items --&gt;</w:t>
      </w:r>
    </w:p>
    <w:p w14:paraId="33B1790F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&lt;</w:t>
      </w:r>
      <w:proofErr w:type="spellStart"/>
      <w:r w:rsidRPr="00E167E2">
        <w:rPr>
          <w:sz w:val="17"/>
          <w:szCs w:val="17"/>
        </w:rPr>
        <w:t>FlyoutItem</w:t>
      </w:r>
      <w:proofErr w:type="spellEnd"/>
      <w:r w:rsidRPr="00E167E2">
        <w:rPr>
          <w:sz w:val="17"/>
          <w:szCs w:val="17"/>
        </w:rPr>
        <w:t xml:space="preserve"> Route="</w:t>
      </w:r>
      <w:proofErr w:type="spellStart"/>
      <w:r w:rsidRPr="00E167E2">
        <w:rPr>
          <w:sz w:val="17"/>
          <w:szCs w:val="17"/>
        </w:rPr>
        <w:t>flyout</w:t>
      </w:r>
      <w:proofErr w:type="spellEnd"/>
      <w:r w:rsidRPr="00E167E2">
        <w:rPr>
          <w:sz w:val="17"/>
          <w:szCs w:val="17"/>
        </w:rPr>
        <w:t>"</w:t>
      </w:r>
    </w:p>
    <w:p w14:paraId="3A7DF124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Title="Flyout"</w:t>
      </w:r>
    </w:p>
    <w:p w14:paraId="5D917F82" w14:textId="360AD78D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</w:t>
      </w:r>
      <w:proofErr w:type="spellStart"/>
      <w:r w:rsidRPr="00E167E2">
        <w:rPr>
          <w:sz w:val="17"/>
          <w:szCs w:val="17"/>
        </w:rPr>
        <w:t>FlyoutDisplayOptions</w:t>
      </w:r>
      <w:proofErr w:type="spellEnd"/>
      <w:r w:rsidRPr="00E167E2">
        <w:rPr>
          <w:sz w:val="17"/>
          <w:szCs w:val="17"/>
        </w:rPr>
        <w:t>="</w:t>
      </w:r>
      <w:proofErr w:type="spellStart"/>
      <w:r w:rsidRPr="00E167E2">
        <w:rPr>
          <w:sz w:val="17"/>
          <w:szCs w:val="17"/>
        </w:rPr>
        <w:t>AsMultipleItems</w:t>
      </w:r>
      <w:proofErr w:type="spellEnd"/>
      <w:r w:rsidRPr="00E167E2">
        <w:rPr>
          <w:sz w:val="17"/>
          <w:szCs w:val="17"/>
        </w:rPr>
        <w:t>"&gt;</w:t>
      </w:r>
    </w:p>
    <w:p w14:paraId="31D5742C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&lt;Tab Title="</w:t>
      </w:r>
      <w:r w:rsidRPr="00E167E2">
        <w:rPr>
          <w:sz w:val="17"/>
          <w:szCs w:val="17"/>
          <w:lang w:val="ru-RU"/>
        </w:rPr>
        <w:t>Меню</w:t>
      </w:r>
      <w:r w:rsidRPr="00E167E2">
        <w:rPr>
          <w:sz w:val="17"/>
          <w:szCs w:val="17"/>
        </w:rPr>
        <w:t>"</w:t>
      </w:r>
    </w:p>
    <w:p w14:paraId="64D67C92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Route="menu"</w:t>
      </w:r>
    </w:p>
    <w:p w14:paraId="1375DCE9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Icon="menu1.ico"&gt;</w:t>
      </w:r>
    </w:p>
    <w:p w14:paraId="2BA89164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&lt;</w:t>
      </w:r>
      <w:proofErr w:type="spellStart"/>
      <w:r w:rsidRPr="00E167E2">
        <w:rPr>
          <w:sz w:val="17"/>
          <w:szCs w:val="17"/>
        </w:rPr>
        <w:t>ShellContent</w:t>
      </w:r>
      <w:proofErr w:type="spellEnd"/>
      <w:r w:rsidRPr="00E167E2">
        <w:rPr>
          <w:sz w:val="17"/>
          <w:szCs w:val="17"/>
        </w:rPr>
        <w:t xml:space="preserve"> Route="pizza"</w:t>
      </w:r>
    </w:p>
    <w:p w14:paraId="7CDE6C63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Style="{</w:t>
      </w:r>
      <w:proofErr w:type="spellStart"/>
      <w:r w:rsidRPr="00E167E2">
        <w:rPr>
          <w:sz w:val="17"/>
          <w:szCs w:val="17"/>
        </w:rPr>
        <w:t>StaticResource</w:t>
      </w:r>
      <w:proofErr w:type="spellEnd"/>
      <w:r w:rsidRPr="00E167E2">
        <w:rPr>
          <w:sz w:val="17"/>
          <w:szCs w:val="17"/>
        </w:rPr>
        <w:t xml:space="preserve"> </w:t>
      </w:r>
      <w:proofErr w:type="spellStart"/>
      <w:r w:rsidRPr="00E167E2">
        <w:rPr>
          <w:sz w:val="17"/>
          <w:szCs w:val="17"/>
        </w:rPr>
        <w:t>MenuShell</w:t>
      </w:r>
      <w:proofErr w:type="spellEnd"/>
      <w:r w:rsidRPr="00E167E2">
        <w:rPr>
          <w:sz w:val="17"/>
          <w:szCs w:val="17"/>
        </w:rPr>
        <w:t>}"</w:t>
      </w:r>
    </w:p>
    <w:p w14:paraId="7BF1019B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Title="</w:t>
      </w:r>
      <w:r w:rsidRPr="00E167E2">
        <w:rPr>
          <w:sz w:val="17"/>
          <w:szCs w:val="17"/>
          <w:lang w:val="ru-RU"/>
        </w:rPr>
        <w:t>Пицца</w:t>
      </w:r>
      <w:r w:rsidRPr="00E167E2">
        <w:rPr>
          <w:sz w:val="17"/>
          <w:szCs w:val="17"/>
        </w:rPr>
        <w:t>"</w:t>
      </w:r>
    </w:p>
    <w:p w14:paraId="67D78A06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Icon="pizzaicon.png"</w:t>
      </w:r>
    </w:p>
    <w:p w14:paraId="52D6E59D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</w:t>
      </w:r>
      <w:proofErr w:type="spellStart"/>
      <w:r w:rsidRPr="00E167E2">
        <w:rPr>
          <w:sz w:val="17"/>
          <w:szCs w:val="17"/>
        </w:rPr>
        <w:t>ContentTemplate</w:t>
      </w:r>
      <w:proofErr w:type="spellEnd"/>
      <w:r w:rsidRPr="00E167E2">
        <w:rPr>
          <w:sz w:val="17"/>
          <w:szCs w:val="17"/>
        </w:rPr>
        <w:t>="{</w:t>
      </w:r>
      <w:proofErr w:type="spellStart"/>
      <w:r w:rsidRPr="00E167E2">
        <w:rPr>
          <w:sz w:val="17"/>
          <w:szCs w:val="17"/>
        </w:rPr>
        <w:t>DataTemplate</w:t>
      </w:r>
      <w:proofErr w:type="spellEnd"/>
      <w:r w:rsidRPr="00E167E2">
        <w:rPr>
          <w:sz w:val="17"/>
          <w:szCs w:val="17"/>
        </w:rPr>
        <w:t xml:space="preserve"> </w:t>
      </w:r>
      <w:proofErr w:type="spellStart"/>
      <w:r w:rsidRPr="00E167E2">
        <w:rPr>
          <w:sz w:val="17"/>
          <w:szCs w:val="17"/>
        </w:rPr>
        <w:t>views</w:t>
      </w:r>
      <w:proofErr w:type="gramStart"/>
      <w:r w:rsidRPr="00E167E2">
        <w:rPr>
          <w:sz w:val="17"/>
          <w:szCs w:val="17"/>
        </w:rPr>
        <w:t>:PizzaPage</w:t>
      </w:r>
      <w:proofErr w:type="spellEnd"/>
      <w:proofErr w:type="gramEnd"/>
      <w:r w:rsidRPr="00E167E2">
        <w:rPr>
          <w:sz w:val="17"/>
          <w:szCs w:val="17"/>
        </w:rPr>
        <w:t>}" /&gt;</w:t>
      </w:r>
    </w:p>
    <w:p w14:paraId="1933A549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&lt;</w:t>
      </w:r>
      <w:proofErr w:type="spellStart"/>
      <w:r w:rsidRPr="00E167E2">
        <w:rPr>
          <w:sz w:val="17"/>
          <w:szCs w:val="17"/>
        </w:rPr>
        <w:t>ShellContent</w:t>
      </w:r>
      <w:proofErr w:type="spellEnd"/>
      <w:r w:rsidRPr="00E167E2">
        <w:rPr>
          <w:sz w:val="17"/>
          <w:szCs w:val="17"/>
        </w:rPr>
        <w:t xml:space="preserve"> Route="drinks"</w:t>
      </w:r>
    </w:p>
    <w:p w14:paraId="6D588E8D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Style="{</w:t>
      </w:r>
      <w:proofErr w:type="spellStart"/>
      <w:r w:rsidRPr="00E167E2">
        <w:rPr>
          <w:sz w:val="17"/>
          <w:szCs w:val="17"/>
        </w:rPr>
        <w:t>StaticResource</w:t>
      </w:r>
      <w:proofErr w:type="spellEnd"/>
      <w:r w:rsidRPr="00E167E2">
        <w:rPr>
          <w:sz w:val="17"/>
          <w:szCs w:val="17"/>
        </w:rPr>
        <w:t xml:space="preserve"> </w:t>
      </w:r>
      <w:proofErr w:type="spellStart"/>
      <w:r w:rsidRPr="00E167E2">
        <w:rPr>
          <w:sz w:val="17"/>
          <w:szCs w:val="17"/>
        </w:rPr>
        <w:t>MenuShell</w:t>
      </w:r>
      <w:proofErr w:type="spellEnd"/>
      <w:r w:rsidRPr="00E167E2">
        <w:rPr>
          <w:sz w:val="17"/>
          <w:szCs w:val="17"/>
        </w:rPr>
        <w:t>}"</w:t>
      </w:r>
    </w:p>
    <w:p w14:paraId="7961976D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Title="</w:t>
      </w:r>
      <w:r w:rsidRPr="00E167E2">
        <w:rPr>
          <w:sz w:val="17"/>
          <w:szCs w:val="17"/>
          <w:lang w:val="ru-RU"/>
        </w:rPr>
        <w:t>Напитки</w:t>
      </w:r>
      <w:r w:rsidRPr="00E167E2">
        <w:rPr>
          <w:sz w:val="17"/>
          <w:szCs w:val="17"/>
        </w:rPr>
        <w:t>"</w:t>
      </w:r>
    </w:p>
    <w:p w14:paraId="2FFB397E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Icon="drinkicon.png"</w:t>
      </w:r>
    </w:p>
    <w:p w14:paraId="53D96B37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</w:t>
      </w:r>
      <w:proofErr w:type="spellStart"/>
      <w:r w:rsidRPr="00E167E2">
        <w:rPr>
          <w:sz w:val="17"/>
          <w:szCs w:val="17"/>
        </w:rPr>
        <w:t>ContentTemplate</w:t>
      </w:r>
      <w:proofErr w:type="spellEnd"/>
      <w:r w:rsidRPr="00E167E2">
        <w:rPr>
          <w:sz w:val="17"/>
          <w:szCs w:val="17"/>
        </w:rPr>
        <w:t>="{</w:t>
      </w:r>
      <w:proofErr w:type="spellStart"/>
      <w:r w:rsidRPr="00E167E2">
        <w:rPr>
          <w:sz w:val="17"/>
          <w:szCs w:val="17"/>
        </w:rPr>
        <w:t>DataTemplate</w:t>
      </w:r>
      <w:proofErr w:type="spellEnd"/>
      <w:r w:rsidRPr="00E167E2">
        <w:rPr>
          <w:sz w:val="17"/>
          <w:szCs w:val="17"/>
        </w:rPr>
        <w:t xml:space="preserve"> </w:t>
      </w:r>
      <w:proofErr w:type="spellStart"/>
      <w:r w:rsidRPr="00E167E2">
        <w:rPr>
          <w:sz w:val="17"/>
          <w:szCs w:val="17"/>
        </w:rPr>
        <w:t>views</w:t>
      </w:r>
      <w:proofErr w:type="gramStart"/>
      <w:r w:rsidRPr="00E167E2">
        <w:rPr>
          <w:sz w:val="17"/>
          <w:szCs w:val="17"/>
        </w:rPr>
        <w:t>:DrinksPage</w:t>
      </w:r>
      <w:proofErr w:type="spellEnd"/>
      <w:proofErr w:type="gramEnd"/>
      <w:r w:rsidRPr="00E167E2">
        <w:rPr>
          <w:sz w:val="17"/>
          <w:szCs w:val="17"/>
        </w:rPr>
        <w:t>}" /&gt;</w:t>
      </w:r>
    </w:p>
    <w:p w14:paraId="56F31204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&lt;</w:t>
      </w:r>
      <w:proofErr w:type="spellStart"/>
      <w:r w:rsidRPr="00E167E2">
        <w:rPr>
          <w:sz w:val="17"/>
          <w:szCs w:val="17"/>
        </w:rPr>
        <w:t>ShellContent</w:t>
      </w:r>
      <w:proofErr w:type="spellEnd"/>
      <w:r w:rsidRPr="00E167E2">
        <w:rPr>
          <w:sz w:val="17"/>
          <w:szCs w:val="17"/>
        </w:rPr>
        <w:t xml:space="preserve"> Route="snack"</w:t>
      </w:r>
    </w:p>
    <w:p w14:paraId="46071904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Style="{</w:t>
      </w:r>
      <w:proofErr w:type="spellStart"/>
      <w:r w:rsidRPr="00E167E2">
        <w:rPr>
          <w:sz w:val="17"/>
          <w:szCs w:val="17"/>
        </w:rPr>
        <w:t>StaticResource</w:t>
      </w:r>
      <w:proofErr w:type="spellEnd"/>
      <w:r w:rsidRPr="00E167E2">
        <w:rPr>
          <w:sz w:val="17"/>
          <w:szCs w:val="17"/>
        </w:rPr>
        <w:t xml:space="preserve"> </w:t>
      </w:r>
      <w:proofErr w:type="spellStart"/>
      <w:r w:rsidRPr="00E167E2">
        <w:rPr>
          <w:sz w:val="17"/>
          <w:szCs w:val="17"/>
        </w:rPr>
        <w:t>MenuShell</w:t>
      </w:r>
      <w:proofErr w:type="spellEnd"/>
      <w:r w:rsidRPr="00E167E2">
        <w:rPr>
          <w:sz w:val="17"/>
          <w:szCs w:val="17"/>
        </w:rPr>
        <w:t>}"</w:t>
      </w:r>
    </w:p>
    <w:p w14:paraId="19578812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Title="</w:t>
      </w:r>
      <w:r w:rsidRPr="00E167E2">
        <w:rPr>
          <w:sz w:val="17"/>
          <w:szCs w:val="17"/>
          <w:lang w:val="ru-RU"/>
        </w:rPr>
        <w:t>Закуски</w:t>
      </w:r>
      <w:r w:rsidRPr="00E167E2">
        <w:rPr>
          <w:sz w:val="17"/>
          <w:szCs w:val="17"/>
        </w:rPr>
        <w:t>"</w:t>
      </w:r>
    </w:p>
    <w:p w14:paraId="4E0BD74E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Icon="snackicon.png"</w:t>
      </w:r>
    </w:p>
    <w:p w14:paraId="374FB117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</w:t>
      </w:r>
      <w:proofErr w:type="spellStart"/>
      <w:r w:rsidRPr="00E167E2">
        <w:rPr>
          <w:sz w:val="17"/>
          <w:szCs w:val="17"/>
        </w:rPr>
        <w:t>ContentTemplate</w:t>
      </w:r>
      <w:proofErr w:type="spellEnd"/>
      <w:r w:rsidRPr="00E167E2">
        <w:rPr>
          <w:sz w:val="17"/>
          <w:szCs w:val="17"/>
        </w:rPr>
        <w:t>="{</w:t>
      </w:r>
      <w:proofErr w:type="spellStart"/>
      <w:r w:rsidRPr="00E167E2">
        <w:rPr>
          <w:sz w:val="17"/>
          <w:szCs w:val="17"/>
        </w:rPr>
        <w:t>DataTemplate</w:t>
      </w:r>
      <w:proofErr w:type="spellEnd"/>
      <w:r w:rsidRPr="00E167E2">
        <w:rPr>
          <w:sz w:val="17"/>
          <w:szCs w:val="17"/>
        </w:rPr>
        <w:t xml:space="preserve"> </w:t>
      </w:r>
      <w:proofErr w:type="spellStart"/>
      <w:r w:rsidRPr="00E167E2">
        <w:rPr>
          <w:sz w:val="17"/>
          <w:szCs w:val="17"/>
        </w:rPr>
        <w:t>views</w:t>
      </w:r>
      <w:proofErr w:type="gramStart"/>
      <w:r w:rsidRPr="00E167E2">
        <w:rPr>
          <w:sz w:val="17"/>
          <w:szCs w:val="17"/>
        </w:rPr>
        <w:t>:SnacksPage</w:t>
      </w:r>
      <w:proofErr w:type="spellEnd"/>
      <w:proofErr w:type="gramEnd"/>
      <w:r w:rsidRPr="00E167E2">
        <w:rPr>
          <w:sz w:val="17"/>
          <w:szCs w:val="17"/>
        </w:rPr>
        <w:t>}" /&gt;</w:t>
      </w:r>
    </w:p>
    <w:p w14:paraId="07498C76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&lt;</w:t>
      </w:r>
      <w:proofErr w:type="spellStart"/>
      <w:r w:rsidRPr="00E167E2">
        <w:rPr>
          <w:sz w:val="17"/>
          <w:szCs w:val="17"/>
        </w:rPr>
        <w:t>ShellContent</w:t>
      </w:r>
      <w:proofErr w:type="spellEnd"/>
      <w:r w:rsidRPr="00E167E2">
        <w:rPr>
          <w:sz w:val="17"/>
          <w:szCs w:val="17"/>
        </w:rPr>
        <w:t xml:space="preserve"> Route="other"</w:t>
      </w:r>
    </w:p>
    <w:p w14:paraId="2B9E3AD3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Style="{</w:t>
      </w:r>
      <w:proofErr w:type="spellStart"/>
      <w:r w:rsidRPr="00E167E2">
        <w:rPr>
          <w:sz w:val="17"/>
          <w:szCs w:val="17"/>
        </w:rPr>
        <w:t>StaticResource</w:t>
      </w:r>
      <w:proofErr w:type="spellEnd"/>
      <w:r w:rsidRPr="00E167E2">
        <w:rPr>
          <w:sz w:val="17"/>
          <w:szCs w:val="17"/>
        </w:rPr>
        <w:t xml:space="preserve"> </w:t>
      </w:r>
      <w:proofErr w:type="spellStart"/>
      <w:r w:rsidRPr="00E167E2">
        <w:rPr>
          <w:sz w:val="17"/>
          <w:szCs w:val="17"/>
        </w:rPr>
        <w:t>MenuShell</w:t>
      </w:r>
      <w:proofErr w:type="spellEnd"/>
      <w:r w:rsidRPr="00E167E2">
        <w:rPr>
          <w:sz w:val="17"/>
          <w:szCs w:val="17"/>
        </w:rPr>
        <w:t>}"</w:t>
      </w:r>
    </w:p>
    <w:p w14:paraId="70436DB7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Title="</w:t>
      </w:r>
      <w:r w:rsidRPr="00E167E2">
        <w:rPr>
          <w:sz w:val="17"/>
          <w:szCs w:val="17"/>
          <w:lang w:val="ru-RU"/>
        </w:rPr>
        <w:t>Другое</w:t>
      </w:r>
      <w:r w:rsidRPr="00E167E2">
        <w:rPr>
          <w:sz w:val="17"/>
          <w:szCs w:val="17"/>
        </w:rPr>
        <w:t>"</w:t>
      </w:r>
    </w:p>
    <w:p w14:paraId="65D5071B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Icon="othericon.png"</w:t>
      </w:r>
    </w:p>
    <w:p w14:paraId="387E79F1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    </w:t>
      </w:r>
      <w:proofErr w:type="spellStart"/>
      <w:r w:rsidRPr="00E167E2">
        <w:rPr>
          <w:sz w:val="17"/>
          <w:szCs w:val="17"/>
        </w:rPr>
        <w:t>ContentTemplate</w:t>
      </w:r>
      <w:proofErr w:type="spellEnd"/>
      <w:r w:rsidRPr="00E167E2">
        <w:rPr>
          <w:sz w:val="17"/>
          <w:szCs w:val="17"/>
        </w:rPr>
        <w:t>="{</w:t>
      </w:r>
      <w:proofErr w:type="spellStart"/>
      <w:r w:rsidRPr="00E167E2">
        <w:rPr>
          <w:sz w:val="17"/>
          <w:szCs w:val="17"/>
        </w:rPr>
        <w:t>DataTemplate</w:t>
      </w:r>
      <w:proofErr w:type="spellEnd"/>
      <w:r w:rsidRPr="00E167E2">
        <w:rPr>
          <w:sz w:val="17"/>
          <w:szCs w:val="17"/>
        </w:rPr>
        <w:t xml:space="preserve"> </w:t>
      </w:r>
      <w:proofErr w:type="spellStart"/>
      <w:r w:rsidRPr="00E167E2">
        <w:rPr>
          <w:sz w:val="17"/>
          <w:szCs w:val="17"/>
        </w:rPr>
        <w:t>views</w:t>
      </w:r>
      <w:proofErr w:type="gramStart"/>
      <w:r w:rsidRPr="00E167E2">
        <w:rPr>
          <w:sz w:val="17"/>
          <w:szCs w:val="17"/>
        </w:rPr>
        <w:t>:OtherPage</w:t>
      </w:r>
      <w:proofErr w:type="spellEnd"/>
      <w:proofErr w:type="gramEnd"/>
      <w:r w:rsidRPr="00E167E2">
        <w:rPr>
          <w:sz w:val="17"/>
          <w:szCs w:val="17"/>
        </w:rPr>
        <w:t>}" /&gt;</w:t>
      </w:r>
    </w:p>
    <w:p w14:paraId="3E3AD7A7" w14:textId="58FC165C" w:rsidR="00E167E2" w:rsidRDefault="00E167E2" w:rsidP="007052E0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&lt;/Tab&gt;</w:t>
      </w:r>
    </w:p>
    <w:p w14:paraId="59F2B4F7" w14:textId="4F155700" w:rsidR="007052E0" w:rsidRDefault="007052E0" w:rsidP="007052E0">
      <w:pPr>
        <w:pStyle w:val="C-Text"/>
        <w:spacing w:line="240" w:lineRule="auto"/>
        <w:jc w:val="left"/>
        <w:rPr>
          <w:sz w:val="17"/>
          <w:szCs w:val="17"/>
        </w:rPr>
      </w:pPr>
    </w:p>
    <w:p w14:paraId="00B76ABA" w14:textId="17861F3D" w:rsidR="007052E0" w:rsidRDefault="007052E0" w:rsidP="007052E0">
      <w:pPr>
        <w:pStyle w:val="C-Text"/>
        <w:spacing w:line="240" w:lineRule="auto"/>
        <w:jc w:val="left"/>
        <w:rPr>
          <w:sz w:val="17"/>
          <w:szCs w:val="17"/>
        </w:rPr>
      </w:pPr>
    </w:p>
    <w:p w14:paraId="0F692D73" w14:textId="51013BED" w:rsidR="007052E0" w:rsidRDefault="007052E0" w:rsidP="007052E0">
      <w:pPr>
        <w:pStyle w:val="C-Text"/>
        <w:spacing w:line="240" w:lineRule="auto"/>
        <w:jc w:val="left"/>
        <w:rPr>
          <w:sz w:val="17"/>
          <w:szCs w:val="17"/>
        </w:rPr>
      </w:pPr>
    </w:p>
    <w:p w14:paraId="226D6EF9" w14:textId="5B470180" w:rsidR="007052E0" w:rsidRDefault="007052E0" w:rsidP="007052E0">
      <w:pPr>
        <w:pStyle w:val="C-Text"/>
        <w:spacing w:line="240" w:lineRule="auto"/>
        <w:jc w:val="left"/>
        <w:rPr>
          <w:sz w:val="17"/>
          <w:szCs w:val="17"/>
        </w:rPr>
      </w:pPr>
    </w:p>
    <w:p w14:paraId="4E116A6F" w14:textId="77777777" w:rsidR="007052E0" w:rsidRPr="00E167E2" w:rsidRDefault="007052E0" w:rsidP="007052E0">
      <w:pPr>
        <w:pStyle w:val="C-Text"/>
        <w:spacing w:line="240" w:lineRule="auto"/>
        <w:jc w:val="left"/>
        <w:rPr>
          <w:sz w:val="17"/>
          <w:szCs w:val="17"/>
        </w:rPr>
      </w:pPr>
    </w:p>
    <w:p w14:paraId="5800DB7B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lastRenderedPageBreak/>
        <w:t xml:space="preserve">        &lt;</w:t>
      </w:r>
      <w:proofErr w:type="spellStart"/>
      <w:r w:rsidRPr="00E167E2">
        <w:rPr>
          <w:sz w:val="17"/>
          <w:szCs w:val="17"/>
        </w:rPr>
        <w:t>ShellContent</w:t>
      </w:r>
      <w:proofErr w:type="spellEnd"/>
      <w:r w:rsidRPr="00E167E2">
        <w:rPr>
          <w:sz w:val="17"/>
          <w:szCs w:val="17"/>
        </w:rPr>
        <w:t xml:space="preserve"> Route="profile"</w:t>
      </w:r>
    </w:p>
    <w:p w14:paraId="33F0D161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Style="{</w:t>
      </w:r>
      <w:proofErr w:type="spellStart"/>
      <w:r w:rsidRPr="00E167E2">
        <w:rPr>
          <w:sz w:val="17"/>
          <w:szCs w:val="17"/>
        </w:rPr>
        <w:t>StaticResource</w:t>
      </w:r>
      <w:proofErr w:type="spellEnd"/>
      <w:r w:rsidRPr="00E167E2">
        <w:rPr>
          <w:sz w:val="17"/>
          <w:szCs w:val="17"/>
        </w:rPr>
        <w:t xml:space="preserve"> </w:t>
      </w:r>
      <w:proofErr w:type="spellStart"/>
      <w:r w:rsidRPr="00E167E2">
        <w:rPr>
          <w:sz w:val="17"/>
          <w:szCs w:val="17"/>
        </w:rPr>
        <w:t>ProfileShell</w:t>
      </w:r>
      <w:proofErr w:type="spellEnd"/>
      <w:r w:rsidRPr="00E167E2">
        <w:rPr>
          <w:sz w:val="17"/>
          <w:szCs w:val="17"/>
        </w:rPr>
        <w:t>}"</w:t>
      </w:r>
    </w:p>
    <w:p w14:paraId="389D4BF5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Title="</w:t>
      </w:r>
      <w:r w:rsidRPr="00E167E2">
        <w:rPr>
          <w:sz w:val="17"/>
          <w:szCs w:val="17"/>
          <w:lang w:val="ru-RU"/>
        </w:rPr>
        <w:t>Профиль</w:t>
      </w:r>
      <w:r w:rsidRPr="00E167E2">
        <w:rPr>
          <w:sz w:val="17"/>
          <w:szCs w:val="17"/>
        </w:rPr>
        <w:t>"</w:t>
      </w:r>
    </w:p>
    <w:p w14:paraId="0577C80E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Icon="profile.ico"</w:t>
      </w:r>
    </w:p>
    <w:p w14:paraId="5F427097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</w:t>
      </w:r>
      <w:proofErr w:type="spellStart"/>
      <w:r w:rsidRPr="00E167E2">
        <w:rPr>
          <w:sz w:val="17"/>
          <w:szCs w:val="17"/>
        </w:rPr>
        <w:t>ContentTemplate</w:t>
      </w:r>
      <w:proofErr w:type="spellEnd"/>
      <w:r w:rsidRPr="00E167E2">
        <w:rPr>
          <w:sz w:val="17"/>
          <w:szCs w:val="17"/>
        </w:rPr>
        <w:t>="{</w:t>
      </w:r>
      <w:proofErr w:type="spellStart"/>
      <w:r w:rsidRPr="00E167E2">
        <w:rPr>
          <w:sz w:val="17"/>
          <w:szCs w:val="17"/>
        </w:rPr>
        <w:t>DataTemplate</w:t>
      </w:r>
      <w:proofErr w:type="spellEnd"/>
      <w:r w:rsidRPr="00E167E2">
        <w:rPr>
          <w:sz w:val="17"/>
          <w:szCs w:val="17"/>
        </w:rPr>
        <w:t xml:space="preserve"> </w:t>
      </w:r>
      <w:proofErr w:type="spellStart"/>
      <w:r w:rsidRPr="00E167E2">
        <w:rPr>
          <w:sz w:val="17"/>
          <w:szCs w:val="17"/>
        </w:rPr>
        <w:t>views</w:t>
      </w:r>
      <w:proofErr w:type="gramStart"/>
      <w:r w:rsidRPr="00E167E2">
        <w:rPr>
          <w:sz w:val="17"/>
          <w:szCs w:val="17"/>
        </w:rPr>
        <w:t>:ProfilePage</w:t>
      </w:r>
      <w:proofErr w:type="spellEnd"/>
      <w:proofErr w:type="gramEnd"/>
      <w:r w:rsidRPr="00E167E2">
        <w:rPr>
          <w:sz w:val="17"/>
          <w:szCs w:val="17"/>
        </w:rPr>
        <w:t>}" /&gt;</w:t>
      </w:r>
    </w:p>
    <w:p w14:paraId="12E630D7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&lt;</w:t>
      </w:r>
      <w:proofErr w:type="spellStart"/>
      <w:r w:rsidRPr="00E167E2">
        <w:rPr>
          <w:sz w:val="17"/>
          <w:szCs w:val="17"/>
        </w:rPr>
        <w:t>ShellContent</w:t>
      </w:r>
      <w:proofErr w:type="spellEnd"/>
      <w:r w:rsidRPr="00E167E2">
        <w:rPr>
          <w:sz w:val="17"/>
          <w:szCs w:val="17"/>
        </w:rPr>
        <w:t xml:space="preserve"> Route="contacts"</w:t>
      </w:r>
    </w:p>
    <w:p w14:paraId="23EC75BC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Style="{</w:t>
      </w:r>
      <w:proofErr w:type="spellStart"/>
      <w:r w:rsidRPr="00E167E2">
        <w:rPr>
          <w:sz w:val="17"/>
          <w:szCs w:val="17"/>
        </w:rPr>
        <w:t>StaticResource</w:t>
      </w:r>
      <w:proofErr w:type="spellEnd"/>
      <w:r w:rsidRPr="00E167E2">
        <w:rPr>
          <w:sz w:val="17"/>
          <w:szCs w:val="17"/>
        </w:rPr>
        <w:t xml:space="preserve"> </w:t>
      </w:r>
      <w:proofErr w:type="spellStart"/>
      <w:r w:rsidRPr="00E167E2">
        <w:rPr>
          <w:sz w:val="17"/>
          <w:szCs w:val="17"/>
        </w:rPr>
        <w:t>ContactsShell</w:t>
      </w:r>
      <w:proofErr w:type="spellEnd"/>
      <w:r w:rsidRPr="00E167E2">
        <w:rPr>
          <w:sz w:val="17"/>
          <w:szCs w:val="17"/>
        </w:rPr>
        <w:t>}"</w:t>
      </w:r>
    </w:p>
    <w:p w14:paraId="416D67AB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Title="</w:t>
      </w:r>
      <w:r w:rsidRPr="00E167E2">
        <w:rPr>
          <w:sz w:val="17"/>
          <w:szCs w:val="17"/>
          <w:lang w:val="ru-RU"/>
        </w:rPr>
        <w:t>Контакты</w:t>
      </w:r>
      <w:r w:rsidRPr="00E167E2">
        <w:rPr>
          <w:sz w:val="17"/>
          <w:szCs w:val="17"/>
        </w:rPr>
        <w:t>"</w:t>
      </w:r>
    </w:p>
    <w:p w14:paraId="1D2ED1B5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Icon="contacts.ico"</w:t>
      </w:r>
    </w:p>
    <w:p w14:paraId="282FC447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</w:t>
      </w:r>
      <w:proofErr w:type="spellStart"/>
      <w:r w:rsidRPr="00E167E2">
        <w:rPr>
          <w:sz w:val="17"/>
          <w:szCs w:val="17"/>
        </w:rPr>
        <w:t>ContentTemplate</w:t>
      </w:r>
      <w:proofErr w:type="spellEnd"/>
      <w:r w:rsidRPr="00E167E2">
        <w:rPr>
          <w:sz w:val="17"/>
          <w:szCs w:val="17"/>
        </w:rPr>
        <w:t>="{</w:t>
      </w:r>
      <w:proofErr w:type="spellStart"/>
      <w:r w:rsidRPr="00E167E2">
        <w:rPr>
          <w:sz w:val="17"/>
          <w:szCs w:val="17"/>
        </w:rPr>
        <w:t>DataTemplate</w:t>
      </w:r>
      <w:proofErr w:type="spellEnd"/>
      <w:r w:rsidRPr="00E167E2">
        <w:rPr>
          <w:sz w:val="17"/>
          <w:szCs w:val="17"/>
        </w:rPr>
        <w:t xml:space="preserve"> </w:t>
      </w:r>
      <w:proofErr w:type="spellStart"/>
      <w:r w:rsidRPr="00E167E2">
        <w:rPr>
          <w:sz w:val="17"/>
          <w:szCs w:val="17"/>
        </w:rPr>
        <w:t>views</w:t>
      </w:r>
      <w:proofErr w:type="gramStart"/>
      <w:r w:rsidRPr="00E167E2">
        <w:rPr>
          <w:sz w:val="17"/>
          <w:szCs w:val="17"/>
        </w:rPr>
        <w:t>:ContactsPage</w:t>
      </w:r>
      <w:proofErr w:type="spellEnd"/>
      <w:proofErr w:type="gramEnd"/>
      <w:r w:rsidRPr="00E167E2">
        <w:rPr>
          <w:sz w:val="17"/>
          <w:szCs w:val="17"/>
        </w:rPr>
        <w:t>}" /&gt;</w:t>
      </w:r>
    </w:p>
    <w:p w14:paraId="4B89A21F" w14:textId="77777777" w:rsidR="00E167E2" w:rsidRPr="00FB32C3" w:rsidRDefault="00E167E2" w:rsidP="00E167E2">
      <w:pPr>
        <w:pStyle w:val="C-Text"/>
        <w:spacing w:line="240" w:lineRule="auto"/>
        <w:jc w:val="left"/>
        <w:rPr>
          <w:sz w:val="17"/>
          <w:szCs w:val="17"/>
          <w:rPrChange w:id="357" w:author="Админ" w:date="2020-12-08T12:28:00Z">
            <w:rPr>
              <w:sz w:val="17"/>
              <w:szCs w:val="17"/>
              <w:lang w:val="ru-RU"/>
            </w:rPr>
          </w:rPrChange>
        </w:rPr>
      </w:pPr>
      <w:r w:rsidRPr="00E167E2">
        <w:rPr>
          <w:sz w:val="17"/>
          <w:szCs w:val="17"/>
        </w:rPr>
        <w:t xml:space="preserve">        </w:t>
      </w:r>
      <w:r w:rsidRPr="00FB32C3">
        <w:rPr>
          <w:sz w:val="17"/>
          <w:szCs w:val="17"/>
          <w:rPrChange w:id="358" w:author="Админ" w:date="2020-12-08T12:28:00Z">
            <w:rPr>
              <w:sz w:val="17"/>
              <w:szCs w:val="17"/>
              <w:lang w:val="ru-RU"/>
            </w:rPr>
          </w:rPrChange>
        </w:rPr>
        <w:t>&lt;</w:t>
      </w:r>
      <w:proofErr w:type="spellStart"/>
      <w:r w:rsidRPr="00FB32C3">
        <w:rPr>
          <w:sz w:val="17"/>
          <w:szCs w:val="17"/>
          <w:rPrChange w:id="359" w:author="Админ" w:date="2020-12-08T12:28:00Z">
            <w:rPr>
              <w:sz w:val="17"/>
              <w:szCs w:val="17"/>
              <w:lang w:val="ru-RU"/>
            </w:rPr>
          </w:rPrChange>
        </w:rPr>
        <w:t>ShellContent</w:t>
      </w:r>
      <w:proofErr w:type="spellEnd"/>
      <w:r w:rsidRPr="00FB32C3">
        <w:rPr>
          <w:sz w:val="17"/>
          <w:szCs w:val="17"/>
          <w:rPrChange w:id="360" w:author="Админ" w:date="2020-12-08T12:28:00Z">
            <w:rPr>
              <w:sz w:val="17"/>
              <w:szCs w:val="17"/>
              <w:lang w:val="ru-RU"/>
            </w:rPr>
          </w:rPrChange>
        </w:rPr>
        <w:t xml:space="preserve"> Route="cart"</w:t>
      </w:r>
    </w:p>
    <w:p w14:paraId="7A1D604A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FB32C3">
        <w:rPr>
          <w:sz w:val="17"/>
          <w:szCs w:val="17"/>
          <w:rPrChange w:id="361" w:author="Админ" w:date="2020-12-08T12:28:00Z">
            <w:rPr>
              <w:sz w:val="17"/>
              <w:szCs w:val="17"/>
              <w:lang w:val="ru-RU"/>
            </w:rPr>
          </w:rPrChange>
        </w:rPr>
        <w:t xml:space="preserve">                      </w:t>
      </w:r>
      <w:r w:rsidRPr="00E167E2">
        <w:rPr>
          <w:sz w:val="17"/>
          <w:szCs w:val="17"/>
        </w:rPr>
        <w:t>Style="{</w:t>
      </w:r>
      <w:proofErr w:type="spellStart"/>
      <w:r w:rsidRPr="00E167E2">
        <w:rPr>
          <w:sz w:val="17"/>
          <w:szCs w:val="17"/>
        </w:rPr>
        <w:t>StaticResource</w:t>
      </w:r>
      <w:proofErr w:type="spellEnd"/>
      <w:r w:rsidRPr="00E167E2">
        <w:rPr>
          <w:sz w:val="17"/>
          <w:szCs w:val="17"/>
        </w:rPr>
        <w:t xml:space="preserve"> </w:t>
      </w:r>
      <w:proofErr w:type="spellStart"/>
      <w:r w:rsidRPr="00E167E2">
        <w:rPr>
          <w:sz w:val="17"/>
          <w:szCs w:val="17"/>
        </w:rPr>
        <w:t>CartShell</w:t>
      </w:r>
      <w:proofErr w:type="spellEnd"/>
      <w:r w:rsidRPr="00E167E2">
        <w:rPr>
          <w:sz w:val="17"/>
          <w:szCs w:val="17"/>
        </w:rPr>
        <w:t>}"</w:t>
      </w:r>
    </w:p>
    <w:p w14:paraId="5403FFB3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Title="</w:t>
      </w:r>
      <w:r w:rsidRPr="00E167E2">
        <w:rPr>
          <w:sz w:val="17"/>
          <w:szCs w:val="17"/>
          <w:lang w:val="ru-RU"/>
        </w:rPr>
        <w:t>Корзина</w:t>
      </w:r>
      <w:r w:rsidRPr="00E167E2">
        <w:rPr>
          <w:sz w:val="17"/>
          <w:szCs w:val="17"/>
        </w:rPr>
        <w:t>"</w:t>
      </w:r>
    </w:p>
    <w:p w14:paraId="387569F1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Icon="cart.ico"     </w:t>
      </w:r>
    </w:p>
    <w:p w14:paraId="0B6E1C52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        </w:t>
      </w:r>
      <w:proofErr w:type="spellStart"/>
      <w:r w:rsidRPr="00E167E2">
        <w:rPr>
          <w:sz w:val="17"/>
          <w:szCs w:val="17"/>
        </w:rPr>
        <w:t>ContentTemplate</w:t>
      </w:r>
      <w:proofErr w:type="spellEnd"/>
      <w:r w:rsidRPr="00E167E2">
        <w:rPr>
          <w:sz w:val="17"/>
          <w:szCs w:val="17"/>
        </w:rPr>
        <w:t>="{</w:t>
      </w:r>
      <w:proofErr w:type="spellStart"/>
      <w:r w:rsidRPr="00E167E2">
        <w:rPr>
          <w:sz w:val="17"/>
          <w:szCs w:val="17"/>
        </w:rPr>
        <w:t>DataTemplate</w:t>
      </w:r>
      <w:proofErr w:type="spellEnd"/>
      <w:r w:rsidRPr="00E167E2">
        <w:rPr>
          <w:sz w:val="17"/>
          <w:szCs w:val="17"/>
        </w:rPr>
        <w:t xml:space="preserve"> </w:t>
      </w:r>
      <w:proofErr w:type="spellStart"/>
      <w:r w:rsidRPr="00E167E2">
        <w:rPr>
          <w:sz w:val="17"/>
          <w:szCs w:val="17"/>
        </w:rPr>
        <w:t>views</w:t>
      </w:r>
      <w:proofErr w:type="gramStart"/>
      <w:r w:rsidRPr="00E167E2">
        <w:rPr>
          <w:sz w:val="17"/>
          <w:szCs w:val="17"/>
        </w:rPr>
        <w:t>:CartPage</w:t>
      </w:r>
      <w:proofErr w:type="spellEnd"/>
      <w:proofErr w:type="gramEnd"/>
      <w:r w:rsidRPr="00E167E2">
        <w:rPr>
          <w:sz w:val="17"/>
          <w:szCs w:val="17"/>
        </w:rPr>
        <w:t>}" /&gt;</w:t>
      </w:r>
    </w:p>
    <w:p w14:paraId="1A411A22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&lt;/</w:t>
      </w:r>
      <w:proofErr w:type="spellStart"/>
      <w:r w:rsidRPr="00E167E2">
        <w:rPr>
          <w:sz w:val="17"/>
          <w:szCs w:val="17"/>
        </w:rPr>
        <w:t>FlyoutItem</w:t>
      </w:r>
      <w:proofErr w:type="spellEnd"/>
      <w:r w:rsidRPr="00E167E2">
        <w:rPr>
          <w:sz w:val="17"/>
          <w:szCs w:val="17"/>
        </w:rPr>
        <w:t>&gt;</w:t>
      </w:r>
    </w:p>
    <w:p w14:paraId="472DC507" w14:textId="7DBC81E1" w:rsidR="00E167E2" w:rsidRPr="00E167E2" w:rsidRDefault="00E167E2" w:rsidP="007052E0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</w:t>
      </w:r>
    </w:p>
    <w:p w14:paraId="41EC82D9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&lt;</w:t>
      </w:r>
      <w:proofErr w:type="spellStart"/>
      <w:r w:rsidRPr="00E167E2">
        <w:rPr>
          <w:sz w:val="17"/>
          <w:szCs w:val="17"/>
        </w:rPr>
        <w:t>MenuItem</w:t>
      </w:r>
      <w:proofErr w:type="spellEnd"/>
      <w:r w:rsidRPr="00E167E2">
        <w:rPr>
          <w:sz w:val="17"/>
          <w:szCs w:val="17"/>
        </w:rPr>
        <w:t xml:space="preserve"> Text="</w:t>
      </w:r>
      <w:r w:rsidRPr="00E167E2">
        <w:rPr>
          <w:sz w:val="17"/>
          <w:szCs w:val="17"/>
          <w:lang w:val="ru-RU"/>
        </w:rPr>
        <w:t>Случайная</w:t>
      </w:r>
      <w:r w:rsidRPr="00E167E2">
        <w:rPr>
          <w:sz w:val="17"/>
          <w:szCs w:val="17"/>
        </w:rPr>
        <w:t xml:space="preserve"> </w:t>
      </w:r>
      <w:r w:rsidRPr="00E167E2">
        <w:rPr>
          <w:sz w:val="17"/>
          <w:szCs w:val="17"/>
          <w:lang w:val="ru-RU"/>
        </w:rPr>
        <w:t>позиция</w:t>
      </w:r>
      <w:r w:rsidRPr="00E167E2">
        <w:rPr>
          <w:sz w:val="17"/>
          <w:szCs w:val="17"/>
        </w:rPr>
        <w:t>"</w:t>
      </w:r>
    </w:p>
    <w:p w14:paraId="2964887D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</w:t>
      </w:r>
      <w:proofErr w:type="spellStart"/>
      <w:r w:rsidRPr="00E167E2">
        <w:rPr>
          <w:sz w:val="17"/>
          <w:szCs w:val="17"/>
        </w:rPr>
        <w:t>IconImageSource</w:t>
      </w:r>
      <w:proofErr w:type="spellEnd"/>
      <w:r w:rsidRPr="00E167E2">
        <w:rPr>
          <w:sz w:val="17"/>
          <w:szCs w:val="17"/>
        </w:rPr>
        <w:t>="random.png"</w:t>
      </w:r>
    </w:p>
    <w:p w14:paraId="10D4EC18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Command="{Binding </w:t>
      </w:r>
      <w:proofErr w:type="spellStart"/>
      <w:r w:rsidRPr="00E167E2">
        <w:rPr>
          <w:sz w:val="17"/>
          <w:szCs w:val="17"/>
        </w:rPr>
        <w:t>RandomPageCommand</w:t>
      </w:r>
      <w:proofErr w:type="spellEnd"/>
      <w:r w:rsidRPr="00E167E2">
        <w:rPr>
          <w:sz w:val="17"/>
          <w:szCs w:val="17"/>
        </w:rPr>
        <w:t>}" /&gt;</w:t>
      </w:r>
    </w:p>
    <w:p w14:paraId="53720F89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&lt;</w:t>
      </w:r>
      <w:proofErr w:type="spellStart"/>
      <w:r w:rsidRPr="00E167E2">
        <w:rPr>
          <w:sz w:val="17"/>
          <w:szCs w:val="17"/>
        </w:rPr>
        <w:t>MenuItem</w:t>
      </w:r>
      <w:proofErr w:type="spellEnd"/>
      <w:r w:rsidRPr="00E167E2">
        <w:rPr>
          <w:sz w:val="17"/>
          <w:szCs w:val="17"/>
        </w:rPr>
        <w:t xml:space="preserve"> Text="</w:t>
      </w:r>
      <w:r w:rsidRPr="00E167E2">
        <w:rPr>
          <w:sz w:val="17"/>
          <w:szCs w:val="17"/>
          <w:lang w:val="ru-RU"/>
        </w:rPr>
        <w:t>Помощь</w:t>
      </w:r>
      <w:r w:rsidRPr="00E167E2">
        <w:rPr>
          <w:sz w:val="17"/>
          <w:szCs w:val="17"/>
        </w:rPr>
        <w:t>"</w:t>
      </w:r>
    </w:p>
    <w:p w14:paraId="59CAEB29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</w:t>
      </w:r>
      <w:proofErr w:type="spellStart"/>
      <w:r w:rsidRPr="00E167E2">
        <w:rPr>
          <w:sz w:val="17"/>
          <w:szCs w:val="17"/>
        </w:rPr>
        <w:t>IconImageSource</w:t>
      </w:r>
      <w:proofErr w:type="spellEnd"/>
      <w:r w:rsidRPr="00E167E2">
        <w:rPr>
          <w:sz w:val="17"/>
          <w:szCs w:val="17"/>
        </w:rPr>
        <w:t>="help.png"</w:t>
      </w:r>
    </w:p>
    <w:p w14:paraId="58AC6F6A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Command="{Binding </w:t>
      </w:r>
      <w:proofErr w:type="spellStart"/>
      <w:r w:rsidRPr="00E167E2">
        <w:rPr>
          <w:sz w:val="17"/>
          <w:szCs w:val="17"/>
        </w:rPr>
        <w:t>HelpCommand</w:t>
      </w:r>
      <w:proofErr w:type="spellEnd"/>
      <w:r w:rsidRPr="00E167E2">
        <w:rPr>
          <w:sz w:val="17"/>
          <w:szCs w:val="17"/>
        </w:rPr>
        <w:t>}"</w:t>
      </w:r>
    </w:p>
    <w:p w14:paraId="6A3B2872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  <w:r w:rsidRPr="00E167E2">
        <w:rPr>
          <w:sz w:val="17"/>
          <w:szCs w:val="17"/>
        </w:rPr>
        <w:t xml:space="preserve">              </w:t>
      </w:r>
      <w:proofErr w:type="spellStart"/>
      <w:r w:rsidRPr="00E167E2">
        <w:rPr>
          <w:sz w:val="17"/>
          <w:szCs w:val="17"/>
        </w:rPr>
        <w:t>CommandParameter</w:t>
      </w:r>
      <w:proofErr w:type="spellEnd"/>
      <w:r w:rsidRPr="00E167E2">
        <w:rPr>
          <w:sz w:val="17"/>
          <w:szCs w:val="17"/>
        </w:rPr>
        <w:t>="https://gabajoba.ru/" /&gt;</w:t>
      </w:r>
    </w:p>
    <w:p w14:paraId="7A8B8FAD" w14:textId="77777777" w:rsidR="00E167E2" w:rsidRPr="00E167E2" w:rsidRDefault="00E167E2" w:rsidP="00E167E2">
      <w:pPr>
        <w:pStyle w:val="C-Text"/>
        <w:spacing w:line="240" w:lineRule="auto"/>
        <w:jc w:val="left"/>
        <w:rPr>
          <w:sz w:val="17"/>
          <w:szCs w:val="17"/>
        </w:rPr>
      </w:pPr>
    </w:p>
    <w:p w14:paraId="6559685D" w14:textId="5713E020" w:rsidR="00E167E2" w:rsidRPr="00FB32C3" w:rsidRDefault="00E167E2" w:rsidP="00E167E2">
      <w:pPr>
        <w:pStyle w:val="C-Text"/>
        <w:spacing w:line="240" w:lineRule="auto"/>
        <w:jc w:val="left"/>
        <w:rPr>
          <w:sz w:val="17"/>
          <w:szCs w:val="17"/>
          <w:rPrChange w:id="362" w:author="Админ" w:date="2020-12-08T12:28:00Z">
            <w:rPr>
              <w:sz w:val="17"/>
              <w:szCs w:val="17"/>
              <w:lang w:val="ru-RU"/>
            </w:rPr>
          </w:rPrChange>
        </w:rPr>
      </w:pPr>
      <w:r w:rsidRPr="00FB32C3">
        <w:rPr>
          <w:sz w:val="17"/>
          <w:szCs w:val="17"/>
          <w:rPrChange w:id="363" w:author="Админ" w:date="2020-12-08T12:28:00Z">
            <w:rPr>
              <w:sz w:val="17"/>
              <w:szCs w:val="17"/>
              <w:lang w:val="ru-RU"/>
            </w:rPr>
          </w:rPrChange>
        </w:rPr>
        <w:t>&lt;/Shell&gt;</w:t>
      </w:r>
    </w:p>
    <w:p w14:paraId="0654218D" w14:textId="77777777" w:rsidR="005714AF" w:rsidRPr="00FB32C3" w:rsidRDefault="005714AF" w:rsidP="008256A9">
      <w:pPr>
        <w:pStyle w:val="1"/>
        <w:ind w:firstLine="0"/>
        <w:jc w:val="center"/>
        <w:rPr>
          <w:rFonts w:ascii="Times New Roman" w:hAnsi="Times New Roman" w:cs="Times New Roman"/>
          <w:color w:val="000000" w:themeColor="text1"/>
          <w:lang w:val="en-US"/>
          <w:rPrChange w:id="364" w:author="Админ" w:date="2020-12-08T12:28:00Z">
            <w:rPr>
              <w:rFonts w:ascii="Times New Roman" w:hAnsi="Times New Roman" w:cs="Times New Roman"/>
              <w:color w:val="000000" w:themeColor="text1"/>
            </w:rPr>
          </w:rPrChange>
        </w:rPr>
      </w:pPr>
    </w:p>
    <w:p w14:paraId="2D074C36" w14:textId="77777777" w:rsidR="005714AF" w:rsidRPr="00FB32C3" w:rsidRDefault="005714AF" w:rsidP="008256A9">
      <w:pPr>
        <w:pStyle w:val="1"/>
        <w:ind w:firstLine="0"/>
        <w:jc w:val="center"/>
        <w:rPr>
          <w:rFonts w:ascii="Times New Roman" w:hAnsi="Times New Roman" w:cs="Times New Roman"/>
          <w:color w:val="000000" w:themeColor="text1"/>
          <w:lang w:val="en-US"/>
          <w:rPrChange w:id="365" w:author="Админ" w:date="2020-12-08T12:28:00Z">
            <w:rPr>
              <w:rFonts w:ascii="Times New Roman" w:hAnsi="Times New Roman" w:cs="Times New Roman"/>
              <w:color w:val="000000" w:themeColor="text1"/>
            </w:rPr>
          </w:rPrChange>
        </w:rPr>
      </w:pPr>
    </w:p>
    <w:p w14:paraId="7F64F287" w14:textId="77777777" w:rsidR="005714AF" w:rsidRPr="00FB32C3" w:rsidRDefault="005714AF" w:rsidP="008256A9">
      <w:pPr>
        <w:pStyle w:val="1"/>
        <w:ind w:firstLine="0"/>
        <w:jc w:val="center"/>
        <w:rPr>
          <w:rFonts w:ascii="Times New Roman" w:hAnsi="Times New Roman" w:cs="Times New Roman"/>
          <w:color w:val="000000" w:themeColor="text1"/>
          <w:lang w:val="en-US"/>
          <w:rPrChange w:id="366" w:author="Админ" w:date="2020-12-08T12:28:00Z">
            <w:rPr>
              <w:rFonts w:ascii="Times New Roman" w:hAnsi="Times New Roman" w:cs="Times New Roman"/>
              <w:color w:val="000000" w:themeColor="text1"/>
            </w:rPr>
          </w:rPrChange>
        </w:rPr>
      </w:pPr>
    </w:p>
    <w:p w14:paraId="7CAEF80C" w14:textId="77777777" w:rsidR="005714AF" w:rsidRPr="00FB32C3" w:rsidRDefault="005714AF" w:rsidP="008256A9">
      <w:pPr>
        <w:pStyle w:val="1"/>
        <w:ind w:firstLine="0"/>
        <w:jc w:val="center"/>
        <w:rPr>
          <w:rFonts w:ascii="Times New Roman" w:hAnsi="Times New Roman" w:cs="Times New Roman"/>
          <w:color w:val="000000" w:themeColor="text1"/>
          <w:lang w:val="en-US"/>
          <w:rPrChange w:id="367" w:author="Админ" w:date="2020-12-08T12:28:00Z">
            <w:rPr>
              <w:rFonts w:ascii="Times New Roman" w:hAnsi="Times New Roman" w:cs="Times New Roman"/>
              <w:color w:val="000000" w:themeColor="text1"/>
            </w:rPr>
          </w:rPrChange>
        </w:rPr>
      </w:pPr>
    </w:p>
    <w:p w14:paraId="3999F8C9" w14:textId="77777777" w:rsidR="005714AF" w:rsidRPr="00FB32C3" w:rsidRDefault="005714AF" w:rsidP="008256A9">
      <w:pPr>
        <w:pStyle w:val="1"/>
        <w:ind w:firstLine="0"/>
        <w:jc w:val="center"/>
        <w:rPr>
          <w:rFonts w:ascii="Times New Roman" w:hAnsi="Times New Roman" w:cs="Times New Roman"/>
          <w:color w:val="000000" w:themeColor="text1"/>
          <w:lang w:val="en-US"/>
          <w:rPrChange w:id="368" w:author="Админ" w:date="2020-12-08T12:28:00Z">
            <w:rPr>
              <w:rFonts w:ascii="Times New Roman" w:hAnsi="Times New Roman" w:cs="Times New Roman"/>
              <w:color w:val="000000" w:themeColor="text1"/>
            </w:rPr>
          </w:rPrChange>
        </w:rPr>
      </w:pPr>
    </w:p>
    <w:p w14:paraId="477EC623" w14:textId="77777777" w:rsidR="005714AF" w:rsidRPr="00FB32C3" w:rsidRDefault="005714AF" w:rsidP="008256A9">
      <w:pPr>
        <w:pStyle w:val="1"/>
        <w:ind w:firstLine="0"/>
        <w:jc w:val="center"/>
        <w:rPr>
          <w:rFonts w:ascii="Times New Roman" w:hAnsi="Times New Roman" w:cs="Times New Roman"/>
          <w:color w:val="000000" w:themeColor="text1"/>
          <w:lang w:val="en-US"/>
          <w:rPrChange w:id="369" w:author="Админ" w:date="2020-12-08T12:28:00Z">
            <w:rPr>
              <w:rFonts w:ascii="Times New Roman" w:hAnsi="Times New Roman" w:cs="Times New Roman"/>
              <w:color w:val="000000" w:themeColor="text1"/>
            </w:rPr>
          </w:rPrChange>
        </w:rPr>
      </w:pPr>
    </w:p>
    <w:p w14:paraId="17550C3B" w14:textId="77777777" w:rsidR="005714AF" w:rsidRPr="00FB32C3" w:rsidRDefault="005714AF" w:rsidP="008256A9">
      <w:pPr>
        <w:pStyle w:val="1"/>
        <w:ind w:firstLine="0"/>
        <w:jc w:val="center"/>
        <w:rPr>
          <w:rFonts w:ascii="Times New Roman" w:hAnsi="Times New Roman" w:cs="Times New Roman"/>
          <w:color w:val="000000" w:themeColor="text1"/>
          <w:lang w:val="en-US"/>
          <w:rPrChange w:id="370" w:author="Админ" w:date="2020-12-08T12:28:00Z">
            <w:rPr>
              <w:rFonts w:ascii="Times New Roman" w:hAnsi="Times New Roman" w:cs="Times New Roman"/>
              <w:color w:val="000000" w:themeColor="text1"/>
            </w:rPr>
          </w:rPrChange>
        </w:rPr>
      </w:pPr>
    </w:p>
    <w:p w14:paraId="3737C6C1" w14:textId="77777777" w:rsidR="005714AF" w:rsidRPr="00FB32C3" w:rsidRDefault="005714AF" w:rsidP="008256A9">
      <w:pPr>
        <w:pStyle w:val="1"/>
        <w:ind w:firstLine="0"/>
        <w:jc w:val="center"/>
        <w:rPr>
          <w:rFonts w:ascii="Times New Roman" w:hAnsi="Times New Roman" w:cs="Times New Roman"/>
          <w:color w:val="000000" w:themeColor="text1"/>
          <w:lang w:val="en-US"/>
          <w:rPrChange w:id="371" w:author="Админ" w:date="2020-12-08T12:28:00Z">
            <w:rPr>
              <w:rFonts w:ascii="Times New Roman" w:hAnsi="Times New Roman" w:cs="Times New Roman"/>
              <w:color w:val="000000" w:themeColor="text1"/>
            </w:rPr>
          </w:rPrChange>
        </w:rPr>
      </w:pPr>
    </w:p>
    <w:p w14:paraId="6B66EDE9" w14:textId="5D02B62D" w:rsidR="005714AF" w:rsidRPr="00FB32C3" w:rsidRDefault="005714AF" w:rsidP="008256A9">
      <w:pPr>
        <w:pStyle w:val="1"/>
        <w:ind w:firstLine="0"/>
        <w:jc w:val="center"/>
        <w:rPr>
          <w:rFonts w:ascii="Times New Roman" w:hAnsi="Times New Roman" w:cs="Times New Roman"/>
          <w:color w:val="000000" w:themeColor="text1"/>
          <w:lang w:val="en-US"/>
          <w:rPrChange w:id="372" w:author="Админ" w:date="2020-12-08T12:28:00Z">
            <w:rPr>
              <w:rFonts w:ascii="Times New Roman" w:hAnsi="Times New Roman" w:cs="Times New Roman"/>
              <w:color w:val="000000" w:themeColor="text1"/>
            </w:rPr>
          </w:rPrChange>
        </w:rPr>
      </w:pPr>
    </w:p>
    <w:p w14:paraId="4C13D009" w14:textId="2F20D47E" w:rsidR="00E167E2" w:rsidRPr="00FB32C3" w:rsidRDefault="00E167E2" w:rsidP="00E167E2">
      <w:pPr>
        <w:rPr>
          <w:lang w:val="en-US"/>
          <w:rPrChange w:id="373" w:author="Админ" w:date="2020-12-08T12:28:00Z">
            <w:rPr/>
          </w:rPrChange>
        </w:rPr>
      </w:pPr>
    </w:p>
    <w:p w14:paraId="1984BCD8" w14:textId="144D607F" w:rsidR="00E167E2" w:rsidRPr="00FB32C3" w:rsidRDefault="00E167E2" w:rsidP="00E167E2">
      <w:pPr>
        <w:rPr>
          <w:lang w:val="en-US"/>
          <w:rPrChange w:id="374" w:author="Админ" w:date="2020-12-08T12:28:00Z">
            <w:rPr/>
          </w:rPrChange>
        </w:rPr>
      </w:pPr>
    </w:p>
    <w:p w14:paraId="777B9A30" w14:textId="5BD70A2A" w:rsidR="00E167E2" w:rsidRPr="00FB32C3" w:rsidRDefault="00E167E2" w:rsidP="00E167E2">
      <w:pPr>
        <w:rPr>
          <w:lang w:val="en-US"/>
          <w:rPrChange w:id="375" w:author="Админ" w:date="2020-12-08T12:28:00Z">
            <w:rPr/>
          </w:rPrChange>
        </w:rPr>
      </w:pPr>
    </w:p>
    <w:p w14:paraId="3EB6A1AC" w14:textId="77777777" w:rsidR="00E167E2" w:rsidRPr="00FB32C3" w:rsidRDefault="00E167E2" w:rsidP="007052E0">
      <w:pPr>
        <w:ind w:firstLine="0"/>
        <w:rPr>
          <w:lang w:val="en-US"/>
          <w:rPrChange w:id="376" w:author="Админ" w:date="2020-12-08T12:28:00Z">
            <w:rPr/>
          </w:rPrChange>
        </w:rPr>
      </w:pPr>
    </w:p>
    <w:p w14:paraId="07B8ADBA" w14:textId="66C1EC78" w:rsidR="000C6B7B" w:rsidRPr="00EE7E52" w:rsidRDefault="008256A9" w:rsidP="008256A9">
      <w:pPr>
        <w:pStyle w:val="1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rPrChange w:id="377" w:author="Админ" w:date="2020-12-08T12:45:00Z">
            <w:rPr>
              <w:rFonts w:ascii="Times New Roman" w:hAnsi="Times New Roman" w:cs="Times New Roman"/>
              <w:color w:val="000000" w:themeColor="text1"/>
            </w:rPr>
          </w:rPrChange>
        </w:rPr>
      </w:pPr>
      <w:bookmarkStart w:id="378" w:name="_Toc58074212"/>
      <w:r w:rsidRPr="00EE7E52">
        <w:rPr>
          <w:rFonts w:ascii="Times New Roman" w:hAnsi="Times New Roman" w:cs="Times New Roman"/>
          <w:b/>
          <w:color w:val="000000" w:themeColor="text1"/>
          <w:sz w:val="28"/>
          <w:szCs w:val="28"/>
          <w:rPrChange w:id="379" w:author="Админ" w:date="2020-12-08T12:45:00Z">
            <w:rPr>
              <w:rFonts w:ascii="Times New Roman" w:hAnsi="Times New Roman" w:cs="Times New Roman"/>
              <w:color w:val="000000" w:themeColor="text1"/>
            </w:rPr>
          </w:rPrChange>
        </w:rPr>
        <w:lastRenderedPageBreak/>
        <w:t xml:space="preserve">ПРИЛОЖЕНИЕ </w:t>
      </w:r>
      <w:commentRangeStart w:id="380"/>
      <w:r w:rsidRPr="00EE7E52">
        <w:rPr>
          <w:rFonts w:ascii="Times New Roman" w:hAnsi="Times New Roman" w:cs="Times New Roman"/>
          <w:b/>
          <w:color w:val="000000" w:themeColor="text1"/>
          <w:sz w:val="28"/>
          <w:szCs w:val="28"/>
          <w:rPrChange w:id="381" w:author="Админ" w:date="2020-12-08T12:45:00Z">
            <w:rPr>
              <w:rFonts w:ascii="Times New Roman" w:hAnsi="Times New Roman" w:cs="Times New Roman"/>
              <w:color w:val="000000" w:themeColor="text1"/>
            </w:rPr>
          </w:rPrChange>
        </w:rPr>
        <w:t>Б</w:t>
      </w:r>
      <w:bookmarkEnd w:id="378"/>
      <w:commentRangeEnd w:id="380"/>
      <w:r w:rsidR="007E79CC">
        <w:rPr>
          <w:rStyle w:val="af0"/>
          <w:rFonts w:ascii="Times New Roman" w:eastAsia="Times New Roman" w:hAnsi="Times New Roman" w:cs="Times New Roman"/>
          <w:color w:val="auto"/>
        </w:rPr>
        <w:commentReference w:id="380"/>
      </w:r>
    </w:p>
    <w:p w14:paraId="2DCA98FD" w14:textId="77777777" w:rsidR="001D55CC" w:rsidRDefault="001D55CC" w:rsidP="008256A9">
      <w:pPr>
        <w:ind w:firstLine="0"/>
        <w:jc w:val="center"/>
        <w:rPr>
          <w:noProof/>
          <w:sz w:val="24"/>
          <w:szCs w:val="24"/>
        </w:rPr>
      </w:pPr>
    </w:p>
    <w:p w14:paraId="1D27F34D" w14:textId="645878FA" w:rsidR="008256A9" w:rsidRDefault="005714AF" w:rsidP="008256A9">
      <w:pPr>
        <w:ind w:firstLine="0"/>
        <w:jc w:val="center"/>
        <w:rPr>
          <w:sz w:val="24"/>
          <w:szCs w:val="24"/>
        </w:rPr>
      </w:pPr>
      <w:r w:rsidRPr="005714AF">
        <w:rPr>
          <w:noProof/>
          <w:sz w:val="24"/>
          <w:szCs w:val="24"/>
          <w:lang w:eastAsia="ru-RU"/>
        </w:rPr>
        <w:drawing>
          <wp:inline distT="0" distB="0" distL="0" distR="0" wp14:anchorId="31260B94" wp14:editId="228EB03A">
            <wp:extent cx="2228400" cy="20664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8400" cy="20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6718" w14:textId="430475F7" w:rsidR="008256A9" w:rsidRPr="00EE7E52" w:rsidRDefault="008256A9" w:rsidP="008256A9">
      <w:pPr>
        <w:ind w:firstLine="0"/>
        <w:jc w:val="center"/>
        <w:rPr>
          <w:szCs w:val="28"/>
          <w:rPrChange w:id="383" w:author="Админ" w:date="2020-12-08T12:45:00Z">
            <w:rPr>
              <w:sz w:val="24"/>
              <w:szCs w:val="24"/>
            </w:rPr>
          </w:rPrChange>
        </w:rPr>
      </w:pPr>
      <w:r w:rsidRPr="00EE7E52">
        <w:rPr>
          <w:szCs w:val="28"/>
          <w:rPrChange w:id="384" w:author="Админ" w:date="2020-12-08T12:45:00Z">
            <w:rPr>
              <w:sz w:val="24"/>
              <w:szCs w:val="24"/>
            </w:rPr>
          </w:rPrChange>
        </w:rPr>
        <w:t xml:space="preserve">Рисунок 3 – </w:t>
      </w:r>
      <w:r w:rsidR="001D55CC" w:rsidRPr="00EE7E52">
        <w:rPr>
          <w:szCs w:val="28"/>
          <w:rPrChange w:id="385" w:author="Админ" w:date="2020-12-08T12:45:00Z">
            <w:rPr>
              <w:sz w:val="24"/>
              <w:szCs w:val="24"/>
            </w:rPr>
          </w:rPrChange>
        </w:rPr>
        <w:t>Иконка приложения</w:t>
      </w:r>
      <w:r w:rsidRPr="00EE7E52">
        <w:rPr>
          <w:szCs w:val="28"/>
          <w:rPrChange w:id="386" w:author="Админ" w:date="2020-12-08T12:45:00Z">
            <w:rPr>
              <w:sz w:val="24"/>
              <w:szCs w:val="24"/>
            </w:rPr>
          </w:rPrChange>
        </w:rPr>
        <w:t>.</w:t>
      </w:r>
    </w:p>
    <w:p w14:paraId="1D2E5475" w14:textId="77777777" w:rsidR="00A2079D" w:rsidRDefault="00A2079D" w:rsidP="008256A9">
      <w:pPr>
        <w:ind w:firstLine="0"/>
        <w:jc w:val="center"/>
        <w:rPr>
          <w:sz w:val="24"/>
          <w:szCs w:val="24"/>
        </w:rPr>
      </w:pPr>
    </w:p>
    <w:p w14:paraId="1A7905C3" w14:textId="2FDEC9E8" w:rsidR="001D55CC" w:rsidRDefault="001D55CC" w:rsidP="008256A9">
      <w:pPr>
        <w:ind w:firstLine="0"/>
        <w:jc w:val="center"/>
        <w:rPr>
          <w:sz w:val="24"/>
          <w:szCs w:val="24"/>
        </w:rPr>
      </w:pPr>
    </w:p>
    <w:p w14:paraId="7D290592" w14:textId="32ED347C" w:rsidR="001D55CC" w:rsidRDefault="00EE5687" w:rsidP="001D55CC">
      <w:pPr>
        <w:keepNext/>
        <w:ind w:firstLine="0"/>
        <w:jc w:val="center"/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6F2D1C1F" wp14:editId="73989C14">
            <wp:extent cx="2228400" cy="3960000"/>
            <wp:effectExtent l="19050" t="19050" r="19685" b="215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400" cy="39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0F7E69" w14:textId="650A888B" w:rsidR="001D55CC" w:rsidRPr="00EE7E52" w:rsidRDefault="001D55CC" w:rsidP="001D55CC">
      <w:pPr>
        <w:ind w:firstLine="0"/>
        <w:jc w:val="center"/>
        <w:rPr>
          <w:noProof/>
          <w:szCs w:val="28"/>
          <w:rPrChange w:id="387" w:author="Админ" w:date="2020-12-08T12:45:00Z">
            <w:rPr>
              <w:noProof/>
              <w:sz w:val="24"/>
              <w:szCs w:val="24"/>
            </w:rPr>
          </w:rPrChange>
        </w:rPr>
      </w:pPr>
      <w:r w:rsidRPr="00EE7E52">
        <w:rPr>
          <w:szCs w:val="28"/>
          <w:rPrChange w:id="388" w:author="Админ" w:date="2020-12-08T12:45:00Z">
            <w:rPr>
              <w:sz w:val="24"/>
              <w:szCs w:val="24"/>
            </w:rPr>
          </w:rPrChange>
        </w:rPr>
        <w:t xml:space="preserve">Рисунок 4 – </w:t>
      </w:r>
      <w:r w:rsidR="00EE5687" w:rsidRPr="00EE7E52">
        <w:rPr>
          <w:szCs w:val="28"/>
          <w:rPrChange w:id="389" w:author="Админ" w:date="2020-12-08T12:45:00Z">
            <w:rPr>
              <w:sz w:val="24"/>
              <w:szCs w:val="24"/>
            </w:rPr>
          </w:rPrChange>
        </w:rPr>
        <w:t>Начальная страница приложения</w:t>
      </w:r>
      <w:r w:rsidRPr="00EE7E52">
        <w:rPr>
          <w:szCs w:val="28"/>
          <w:rPrChange w:id="390" w:author="Админ" w:date="2020-12-08T12:45:00Z">
            <w:rPr>
              <w:sz w:val="24"/>
              <w:szCs w:val="24"/>
            </w:rPr>
          </w:rPrChange>
        </w:rPr>
        <w:t>.</w:t>
      </w:r>
    </w:p>
    <w:p w14:paraId="145251E0" w14:textId="351BBCCB" w:rsidR="001D55CC" w:rsidRDefault="001D55CC" w:rsidP="001D55CC">
      <w:pPr>
        <w:ind w:firstLine="0"/>
        <w:jc w:val="center"/>
        <w:rPr>
          <w:noProof/>
          <w:sz w:val="24"/>
          <w:szCs w:val="24"/>
        </w:rPr>
      </w:pPr>
    </w:p>
    <w:p w14:paraId="21072E9D" w14:textId="2D75952B" w:rsidR="001D55CC" w:rsidRDefault="00EE5687" w:rsidP="001D55CC">
      <w:pPr>
        <w:keepNext/>
        <w:ind w:firstLine="0"/>
        <w:jc w:val="center"/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6015BB11" wp14:editId="2B1C69BD">
            <wp:extent cx="2228400" cy="3960000"/>
            <wp:effectExtent l="19050" t="19050" r="19685" b="215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400" cy="39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DAC045" w14:textId="2F0ED914" w:rsidR="00A2079D" w:rsidRPr="00EE7E52" w:rsidRDefault="001D55CC" w:rsidP="00A2079D">
      <w:pPr>
        <w:ind w:firstLine="0"/>
        <w:jc w:val="center"/>
        <w:rPr>
          <w:szCs w:val="28"/>
          <w:rPrChange w:id="391" w:author="Админ" w:date="2020-12-08T12:45:00Z">
            <w:rPr>
              <w:sz w:val="24"/>
              <w:szCs w:val="24"/>
            </w:rPr>
          </w:rPrChange>
        </w:rPr>
      </w:pPr>
      <w:r w:rsidRPr="00EE7E52">
        <w:rPr>
          <w:szCs w:val="28"/>
          <w:rPrChange w:id="392" w:author="Админ" w:date="2020-12-08T12:45:00Z">
            <w:rPr>
              <w:sz w:val="24"/>
              <w:szCs w:val="24"/>
            </w:rPr>
          </w:rPrChange>
        </w:rPr>
        <w:t>Рисунок 5 –</w:t>
      </w:r>
      <w:r w:rsidR="00EE5687" w:rsidRPr="00EE7E52">
        <w:rPr>
          <w:szCs w:val="28"/>
          <w:rPrChange w:id="393" w:author="Админ" w:date="2020-12-08T12:45:00Z">
            <w:rPr>
              <w:sz w:val="24"/>
              <w:szCs w:val="24"/>
            </w:rPr>
          </w:rPrChange>
        </w:rPr>
        <w:t xml:space="preserve"> Страница авторизации</w:t>
      </w:r>
      <w:r w:rsidRPr="00EE7E52">
        <w:rPr>
          <w:szCs w:val="28"/>
          <w:rPrChange w:id="394" w:author="Админ" w:date="2020-12-08T12:45:00Z">
            <w:rPr>
              <w:sz w:val="24"/>
              <w:szCs w:val="24"/>
            </w:rPr>
          </w:rPrChange>
        </w:rPr>
        <w:t>.</w:t>
      </w:r>
    </w:p>
    <w:p w14:paraId="1A0B71CD" w14:textId="77777777" w:rsidR="00A2079D" w:rsidRDefault="00A2079D" w:rsidP="001D55CC">
      <w:pPr>
        <w:ind w:firstLine="0"/>
        <w:jc w:val="center"/>
        <w:rPr>
          <w:sz w:val="24"/>
          <w:szCs w:val="24"/>
        </w:rPr>
      </w:pPr>
    </w:p>
    <w:p w14:paraId="266AB0C7" w14:textId="319272B3" w:rsidR="00C4233B" w:rsidRDefault="00EE5687" w:rsidP="009601CA">
      <w:pPr>
        <w:keepNext/>
        <w:ind w:firstLine="0"/>
        <w:jc w:val="center"/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7BA3A31A" wp14:editId="697640DE">
            <wp:extent cx="2228400" cy="3960000"/>
            <wp:effectExtent l="19050" t="19050" r="19685" b="215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400" cy="39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3C133F" w14:textId="570B71D8" w:rsidR="009601CA" w:rsidRPr="00EE7E52" w:rsidRDefault="00C4233B" w:rsidP="009601CA">
      <w:pPr>
        <w:ind w:firstLine="0"/>
        <w:jc w:val="center"/>
        <w:rPr>
          <w:szCs w:val="28"/>
          <w:rPrChange w:id="395" w:author="Админ" w:date="2020-12-08T12:45:00Z">
            <w:rPr>
              <w:sz w:val="24"/>
              <w:szCs w:val="24"/>
            </w:rPr>
          </w:rPrChange>
        </w:rPr>
      </w:pPr>
      <w:r w:rsidRPr="00EE7E52">
        <w:rPr>
          <w:szCs w:val="28"/>
          <w:rPrChange w:id="396" w:author="Админ" w:date="2020-12-08T12:45:00Z">
            <w:rPr>
              <w:sz w:val="24"/>
              <w:szCs w:val="24"/>
            </w:rPr>
          </w:rPrChange>
        </w:rPr>
        <w:t xml:space="preserve">Рисунок 6 – </w:t>
      </w:r>
      <w:r w:rsidR="00EE5687" w:rsidRPr="00EE7E52">
        <w:rPr>
          <w:szCs w:val="28"/>
          <w:rPrChange w:id="397" w:author="Админ" w:date="2020-12-08T12:45:00Z">
            <w:rPr>
              <w:sz w:val="24"/>
              <w:szCs w:val="24"/>
            </w:rPr>
          </w:rPrChange>
        </w:rPr>
        <w:t>Страница регистрации</w:t>
      </w:r>
      <w:r w:rsidRPr="00EE7E52">
        <w:rPr>
          <w:szCs w:val="28"/>
          <w:rPrChange w:id="398" w:author="Админ" w:date="2020-12-08T12:45:00Z">
            <w:rPr>
              <w:sz w:val="24"/>
              <w:szCs w:val="24"/>
            </w:rPr>
          </w:rPrChange>
        </w:rPr>
        <w:t>.</w:t>
      </w:r>
    </w:p>
    <w:p w14:paraId="3D42A659" w14:textId="2C17DF62" w:rsidR="00E334C5" w:rsidRDefault="00EE5687" w:rsidP="00E334C5">
      <w:pPr>
        <w:keepNext/>
        <w:ind w:firstLine="0"/>
        <w:jc w:val="center"/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2AE17CB5" wp14:editId="45C8B1F9">
            <wp:extent cx="2228400" cy="3960000"/>
            <wp:effectExtent l="19050" t="19050" r="19685" b="215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400" cy="39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38201C" w14:textId="6D1B3DF6" w:rsidR="00EE5687" w:rsidRPr="00EE7E52" w:rsidRDefault="00E334C5" w:rsidP="009601CA">
      <w:pPr>
        <w:ind w:firstLine="0"/>
        <w:jc w:val="center"/>
        <w:rPr>
          <w:szCs w:val="28"/>
          <w:rPrChange w:id="399" w:author="Админ" w:date="2020-12-08T12:46:00Z">
            <w:rPr>
              <w:sz w:val="24"/>
              <w:szCs w:val="24"/>
            </w:rPr>
          </w:rPrChange>
        </w:rPr>
      </w:pPr>
      <w:r w:rsidRPr="00EE7E52">
        <w:rPr>
          <w:szCs w:val="28"/>
          <w:rPrChange w:id="400" w:author="Админ" w:date="2020-12-08T12:46:00Z">
            <w:rPr>
              <w:sz w:val="24"/>
              <w:szCs w:val="24"/>
            </w:rPr>
          </w:rPrChange>
        </w:rPr>
        <w:t xml:space="preserve">Рисунок </w:t>
      </w:r>
      <w:r w:rsidR="00C4233B" w:rsidRPr="00EE7E52">
        <w:rPr>
          <w:szCs w:val="28"/>
          <w:rPrChange w:id="401" w:author="Админ" w:date="2020-12-08T12:46:00Z">
            <w:rPr>
              <w:sz w:val="24"/>
              <w:szCs w:val="24"/>
            </w:rPr>
          </w:rPrChange>
        </w:rPr>
        <w:t>7</w:t>
      </w:r>
      <w:r w:rsidRPr="00EE7E52">
        <w:rPr>
          <w:szCs w:val="28"/>
          <w:rPrChange w:id="402" w:author="Админ" w:date="2020-12-08T12:46:00Z">
            <w:rPr>
              <w:sz w:val="24"/>
              <w:szCs w:val="24"/>
            </w:rPr>
          </w:rPrChange>
        </w:rPr>
        <w:t xml:space="preserve"> – </w:t>
      </w:r>
      <w:r w:rsidR="00EE5687" w:rsidRPr="00EE7E52">
        <w:rPr>
          <w:szCs w:val="28"/>
          <w:rPrChange w:id="403" w:author="Админ" w:date="2020-12-08T12:46:00Z">
            <w:rPr>
              <w:sz w:val="24"/>
              <w:szCs w:val="24"/>
            </w:rPr>
          </w:rPrChange>
        </w:rPr>
        <w:t>Страница меню продукции (Пицца)</w:t>
      </w:r>
      <w:r w:rsidRPr="00EE7E52">
        <w:rPr>
          <w:szCs w:val="28"/>
          <w:rPrChange w:id="404" w:author="Админ" w:date="2020-12-08T12:46:00Z">
            <w:rPr>
              <w:sz w:val="24"/>
              <w:szCs w:val="24"/>
            </w:rPr>
          </w:rPrChange>
        </w:rPr>
        <w:t>.</w:t>
      </w:r>
    </w:p>
    <w:p w14:paraId="4925060B" w14:textId="77777777" w:rsidR="009601CA" w:rsidRDefault="009601CA" w:rsidP="009601CA">
      <w:pPr>
        <w:ind w:firstLine="0"/>
        <w:jc w:val="center"/>
        <w:rPr>
          <w:sz w:val="24"/>
          <w:szCs w:val="24"/>
        </w:rPr>
      </w:pPr>
    </w:p>
    <w:p w14:paraId="43AB101A" w14:textId="778F40BD" w:rsidR="00E334C5" w:rsidRDefault="00EE5687" w:rsidP="00A50F9C">
      <w:pPr>
        <w:pStyle w:val="a8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4DB3988E" wp14:editId="334C1019">
            <wp:extent cx="2228400" cy="3960000"/>
            <wp:effectExtent l="19050" t="19050" r="19685" b="215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400" cy="39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91DF6E" w14:textId="2C65C19E" w:rsidR="009601CA" w:rsidRPr="00EE7E52" w:rsidRDefault="00A50F9C" w:rsidP="009601CA">
      <w:pPr>
        <w:ind w:firstLine="0"/>
        <w:jc w:val="center"/>
        <w:rPr>
          <w:szCs w:val="28"/>
          <w:rPrChange w:id="405" w:author="Админ" w:date="2020-12-08T12:46:00Z">
            <w:rPr>
              <w:sz w:val="24"/>
              <w:szCs w:val="24"/>
            </w:rPr>
          </w:rPrChange>
        </w:rPr>
      </w:pPr>
      <w:r w:rsidRPr="00EE7E52">
        <w:rPr>
          <w:szCs w:val="28"/>
          <w:rPrChange w:id="406" w:author="Админ" w:date="2020-12-08T12:46:00Z">
            <w:rPr>
              <w:sz w:val="24"/>
              <w:szCs w:val="24"/>
            </w:rPr>
          </w:rPrChange>
        </w:rPr>
        <w:t xml:space="preserve">Рисунок 8 – </w:t>
      </w:r>
      <w:r w:rsidR="00EE5687" w:rsidRPr="00EE7E52">
        <w:rPr>
          <w:szCs w:val="28"/>
          <w:rPrChange w:id="407" w:author="Админ" w:date="2020-12-08T12:46:00Z">
            <w:rPr>
              <w:sz w:val="24"/>
              <w:szCs w:val="24"/>
            </w:rPr>
          </w:rPrChange>
        </w:rPr>
        <w:t>Страница меню продукции (Напитки)</w:t>
      </w:r>
      <w:r w:rsidRPr="00EE7E52">
        <w:rPr>
          <w:szCs w:val="28"/>
          <w:rPrChange w:id="408" w:author="Админ" w:date="2020-12-08T12:46:00Z">
            <w:rPr>
              <w:sz w:val="24"/>
              <w:szCs w:val="24"/>
            </w:rPr>
          </w:rPrChange>
        </w:rPr>
        <w:t>.</w:t>
      </w:r>
    </w:p>
    <w:p w14:paraId="51C5C9B1" w14:textId="7BD17FB2" w:rsidR="00EE5687" w:rsidRDefault="00EE5687" w:rsidP="00EE5687">
      <w:pPr>
        <w:keepNext/>
        <w:ind w:firstLine="0"/>
        <w:jc w:val="center"/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494FEEDF" wp14:editId="0278C924">
            <wp:extent cx="2228400" cy="3960000"/>
            <wp:effectExtent l="19050" t="19050" r="19685" b="215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400" cy="39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C61977" w14:textId="56C19A45" w:rsidR="00EE5687" w:rsidRPr="00EE7E52" w:rsidRDefault="00EE5687" w:rsidP="009601CA">
      <w:pPr>
        <w:ind w:firstLine="0"/>
        <w:jc w:val="center"/>
        <w:rPr>
          <w:szCs w:val="28"/>
          <w:rPrChange w:id="409" w:author="Админ" w:date="2020-12-08T12:46:00Z">
            <w:rPr>
              <w:sz w:val="24"/>
              <w:szCs w:val="24"/>
            </w:rPr>
          </w:rPrChange>
        </w:rPr>
      </w:pPr>
      <w:r w:rsidRPr="00EE7E52">
        <w:rPr>
          <w:szCs w:val="28"/>
          <w:rPrChange w:id="410" w:author="Админ" w:date="2020-12-08T12:46:00Z">
            <w:rPr>
              <w:sz w:val="24"/>
              <w:szCs w:val="24"/>
            </w:rPr>
          </w:rPrChange>
        </w:rPr>
        <w:t>Рисунок 9 – Пример работы поиска в меню.</w:t>
      </w:r>
    </w:p>
    <w:p w14:paraId="5C483B08" w14:textId="77777777" w:rsidR="009601CA" w:rsidRDefault="009601CA" w:rsidP="009601CA">
      <w:pPr>
        <w:ind w:firstLine="0"/>
        <w:jc w:val="center"/>
        <w:rPr>
          <w:sz w:val="24"/>
          <w:szCs w:val="24"/>
        </w:rPr>
      </w:pPr>
    </w:p>
    <w:p w14:paraId="6DCBDF1E" w14:textId="21AA7B53" w:rsidR="00EE5687" w:rsidRDefault="00EE5687" w:rsidP="00EE5687">
      <w:pPr>
        <w:pStyle w:val="a8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5CC3C3F5" wp14:editId="47A6C5D6">
            <wp:extent cx="2228400" cy="3960000"/>
            <wp:effectExtent l="19050" t="19050" r="19685" b="215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400" cy="39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FA4D5D" w14:textId="5A0D864F" w:rsidR="009601CA" w:rsidRPr="00EE7E52" w:rsidRDefault="00EE5687" w:rsidP="009601CA">
      <w:pPr>
        <w:ind w:firstLine="0"/>
        <w:jc w:val="center"/>
        <w:rPr>
          <w:szCs w:val="28"/>
          <w:rPrChange w:id="411" w:author="Админ" w:date="2020-12-08T12:46:00Z">
            <w:rPr>
              <w:sz w:val="24"/>
              <w:szCs w:val="24"/>
            </w:rPr>
          </w:rPrChange>
        </w:rPr>
      </w:pPr>
      <w:r w:rsidRPr="00EE7E52">
        <w:rPr>
          <w:szCs w:val="28"/>
          <w:rPrChange w:id="412" w:author="Админ" w:date="2020-12-08T12:46:00Z">
            <w:rPr>
              <w:sz w:val="24"/>
              <w:szCs w:val="24"/>
            </w:rPr>
          </w:rPrChange>
        </w:rPr>
        <w:t>Рисунок 10 – Страница определенного продукта.</w:t>
      </w:r>
    </w:p>
    <w:p w14:paraId="20A45125" w14:textId="364CE0DD" w:rsidR="00EE5687" w:rsidRDefault="00EE5687" w:rsidP="00EE5687">
      <w:pPr>
        <w:keepNext/>
        <w:ind w:firstLine="0"/>
        <w:jc w:val="center"/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715AD2A6" wp14:editId="7BDC7EEF">
            <wp:extent cx="2228400" cy="3960000"/>
            <wp:effectExtent l="19050" t="19050" r="19685" b="215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400" cy="39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787E25" w14:textId="53E66DD3" w:rsidR="00EE5687" w:rsidRPr="00EE7E52" w:rsidRDefault="00EE5687" w:rsidP="009601CA">
      <w:pPr>
        <w:ind w:firstLine="0"/>
        <w:jc w:val="center"/>
        <w:rPr>
          <w:szCs w:val="28"/>
          <w:rPrChange w:id="413" w:author="Админ" w:date="2020-12-08T12:46:00Z">
            <w:rPr>
              <w:sz w:val="24"/>
              <w:szCs w:val="24"/>
            </w:rPr>
          </w:rPrChange>
        </w:rPr>
      </w:pPr>
      <w:r w:rsidRPr="00EE7E52">
        <w:rPr>
          <w:szCs w:val="28"/>
          <w:rPrChange w:id="414" w:author="Админ" w:date="2020-12-08T12:46:00Z">
            <w:rPr>
              <w:sz w:val="24"/>
              <w:szCs w:val="24"/>
            </w:rPr>
          </w:rPrChange>
        </w:rPr>
        <w:t>Рисунок 11 – Боковое меню приложения.</w:t>
      </w:r>
    </w:p>
    <w:p w14:paraId="4A100B6C" w14:textId="77777777" w:rsidR="009601CA" w:rsidRDefault="009601CA" w:rsidP="009601CA">
      <w:pPr>
        <w:ind w:firstLine="0"/>
        <w:jc w:val="center"/>
        <w:rPr>
          <w:sz w:val="24"/>
          <w:szCs w:val="24"/>
        </w:rPr>
      </w:pPr>
    </w:p>
    <w:p w14:paraId="6E8C0BF5" w14:textId="11D5F2BB" w:rsidR="00EE5687" w:rsidRDefault="00EE5687" w:rsidP="00EE5687">
      <w:pPr>
        <w:pStyle w:val="a8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568C96EB" wp14:editId="798740E3">
            <wp:extent cx="2228400" cy="3960000"/>
            <wp:effectExtent l="19050" t="19050" r="19685" b="215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400" cy="39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44C81C" w14:textId="64930AEB" w:rsidR="009601CA" w:rsidRPr="00EE7E52" w:rsidRDefault="00EE5687" w:rsidP="009601CA">
      <w:pPr>
        <w:ind w:firstLine="0"/>
        <w:jc w:val="center"/>
        <w:rPr>
          <w:szCs w:val="28"/>
          <w:rPrChange w:id="415" w:author="Админ" w:date="2020-12-08T12:46:00Z">
            <w:rPr>
              <w:sz w:val="24"/>
              <w:szCs w:val="24"/>
            </w:rPr>
          </w:rPrChange>
        </w:rPr>
      </w:pPr>
      <w:r w:rsidRPr="00EE7E52">
        <w:rPr>
          <w:szCs w:val="28"/>
          <w:rPrChange w:id="416" w:author="Админ" w:date="2020-12-08T12:46:00Z">
            <w:rPr>
              <w:sz w:val="24"/>
              <w:szCs w:val="24"/>
            </w:rPr>
          </w:rPrChange>
        </w:rPr>
        <w:t>Рисунок 12 – Страница корзины.</w:t>
      </w:r>
    </w:p>
    <w:p w14:paraId="6AE2591D" w14:textId="0DB37A9F" w:rsidR="00EE5687" w:rsidRDefault="009601CA" w:rsidP="00EE5687">
      <w:pPr>
        <w:keepNext/>
        <w:ind w:firstLine="0"/>
        <w:jc w:val="center"/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6B0383A4" wp14:editId="52B5B5F5">
            <wp:extent cx="2228400" cy="3960000"/>
            <wp:effectExtent l="19050" t="19050" r="19685" b="215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400" cy="39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EDC045" w14:textId="7816CDA8" w:rsidR="00EE5687" w:rsidRPr="00EE7E52" w:rsidRDefault="00EE5687" w:rsidP="009601CA">
      <w:pPr>
        <w:ind w:firstLine="0"/>
        <w:jc w:val="center"/>
        <w:rPr>
          <w:szCs w:val="28"/>
          <w:rPrChange w:id="417" w:author="Админ" w:date="2020-12-08T12:46:00Z">
            <w:rPr>
              <w:sz w:val="24"/>
              <w:szCs w:val="24"/>
            </w:rPr>
          </w:rPrChange>
        </w:rPr>
      </w:pPr>
      <w:r w:rsidRPr="00EE7E52">
        <w:rPr>
          <w:szCs w:val="28"/>
          <w:rPrChange w:id="418" w:author="Админ" w:date="2020-12-08T12:46:00Z">
            <w:rPr>
              <w:sz w:val="24"/>
              <w:szCs w:val="24"/>
            </w:rPr>
          </w:rPrChange>
        </w:rPr>
        <w:t>Рисунок 13 – Страница профиля (</w:t>
      </w:r>
      <w:r w:rsidR="009601CA" w:rsidRPr="00EE7E52">
        <w:rPr>
          <w:szCs w:val="28"/>
          <w:rPrChange w:id="419" w:author="Админ" w:date="2020-12-08T12:46:00Z">
            <w:rPr>
              <w:sz w:val="24"/>
              <w:szCs w:val="24"/>
            </w:rPr>
          </w:rPrChange>
        </w:rPr>
        <w:t>Неавторизированный пользователь</w:t>
      </w:r>
      <w:r w:rsidRPr="00EE7E52">
        <w:rPr>
          <w:szCs w:val="28"/>
          <w:rPrChange w:id="420" w:author="Админ" w:date="2020-12-08T12:46:00Z">
            <w:rPr>
              <w:sz w:val="24"/>
              <w:szCs w:val="24"/>
            </w:rPr>
          </w:rPrChange>
        </w:rPr>
        <w:t>).</w:t>
      </w:r>
    </w:p>
    <w:p w14:paraId="1DDCA2A4" w14:textId="77777777" w:rsidR="009601CA" w:rsidRDefault="009601CA" w:rsidP="009601CA">
      <w:pPr>
        <w:ind w:firstLine="0"/>
        <w:jc w:val="center"/>
        <w:rPr>
          <w:sz w:val="24"/>
          <w:szCs w:val="24"/>
        </w:rPr>
      </w:pPr>
    </w:p>
    <w:p w14:paraId="31F5FA6C" w14:textId="4FEB2E8D" w:rsidR="00EE5687" w:rsidRDefault="009601CA" w:rsidP="00EE5687">
      <w:pPr>
        <w:pStyle w:val="a8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47B321DA" wp14:editId="186D671F">
            <wp:extent cx="2228400" cy="3960000"/>
            <wp:effectExtent l="19050" t="19050" r="19685" b="215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400" cy="39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94D5AE" w14:textId="74AECC5F" w:rsidR="00EE5687" w:rsidRPr="00EE7E52" w:rsidRDefault="00EE5687" w:rsidP="00EE5687">
      <w:pPr>
        <w:ind w:firstLine="0"/>
        <w:jc w:val="center"/>
        <w:rPr>
          <w:noProof/>
          <w:szCs w:val="28"/>
          <w:rPrChange w:id="421" w:author="Админ" w:date="2020-12-08T12:46:00Z">
            <w:rPr>
              <w:noProof/>
              <w:sz w:val="24"/>
              <w:szCs w:val="24"/>
            </w:rPr>
          </w:rPrChange>
        </w:rPr>
      </w:pPr>
      <w:r w:rsidRPr="00EE7E52">
        <w:rPr>
          <w:szCs w:val="28"/>
          <w:rPrChange w:id="422" w:author="Админ" w:date="2020-12-08T12:46:00Z">
            <w:rPr>
              <w:sz w:val="24"/>
              <w:szCs w:val="24"/>
            </w:rPr>
          </w:rPrChange>
        </w:rPr>
        <w:t xml:space="preserve">Рисунок 14 – </w:t>
      </w:r>
      <w:r w:rsidR="009601CA" w:rsidRPr="00EE7E52">
        <w:rPr>
          <w:szCs w:val="28"/>
          <w:rPrChange w:id="423" w:author="Админ" w:date="2020-12-08T12:46:00Z">
            <w:rPr>
              <w:sz w:val="24"/>
              <w:szCs w:val="24"/>
            </w:rPr>
          </w:rPrChange>
        </w:rPr>
        <w:t>Страница профиля (Авторизированный пользователь)</w:t>
      </w:r>
      <w:r w:rsidRPr="00EE7E52">
        <w:rPr>
          <w:szCs w:val="28"/>
          <w:rPrChange w:id="424" w:author="Админ" w:date="2020-12-08T12:46:00Z">
            <w:rPr>
              <w:sz w:val="24"/>
              <w:szCs w:val="24"/>
            </w:rPr>
          </w:rPrChange>
        </w:rPr>
        <w:t>.</w:t>
      </w:r>
    </w:p>
    <w:p w14:paraId="21B1A7CD" w14:textId="27944CCB" w:rsidR="009601CA" w:rsidRDefault="009601CA" w:rsidP="009601CA">
      <w:pPr>
        <w:keepNext/>
        <w:ind w:firstLine="0"/>
        <w:jc w:val="center"/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36FC3DE3" wp14:editId="25D60B7D">
            <wp:extent cx="2228400" cy="3960000"/>
            <wp:effectExtent l="19050" t="19050" r="19685" b="215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400" cy="39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7F33DF" w14:textId="1338AD5B" w:rsidR="009601CA" w:rsidRPr="00EE7E52" w:rsidRDefault="009601CA" w:rsidP="009601CA">
      <w:pPr>
        <w:ind w:firstLine="0"/>
        <w:jc w:val="center"/>
        <w:rPr>
          <w:szCs w:val="28"/>
          <w:rPrChange w:id="425" w:author="Админ" w:date="2020-12-08T12:46:00Z">
            <w:rPr>
              <w:sz w:val="24"/>
              <w:szCs w:val="24"/>
            </w:rPr>
          </w:rPrChange>
        </w:rPr>
      </w:pPr>
      <w:r w:rsidRPr="00EE7E52">
        <w:rPr>
          <w:szCs w:val="28"/>
          <w:rPrChange w:id="426" w:author="Админ" w:date="2020-12-08T12:46:00Z">
            <w:rPr>
              <w:sz w:val="24"/>
              <w:szCs w:val="24"/>
            </w:rPr>
          </w:rPrChange>
        </w:rPr>
        <w:t>Рисунок 15 – Страница контактов.</w:t>
      </w:r>
    </w:p>
    <w:p w14:paraId="25F5C808" w14:textId="77777777" w:rsidR="009601CA" w:rsidRDefault="009601CA" w:rsidP="009601CA">
      <w:pPr>
        <w:ind w:firstLine="0"/>
        <w:jc w:val="center"/>
        <w:rPr>
          <w:sz w:val="24"/>
          <w:szCs w:val="24"/>
        </w:rPr>
      </w:pPr>
    </w:p>
    <w:p w14:paraId="5431C6B6" w14:textId="77777777" w:rsidR="00A50F9C" w:rsidRPr="00A50F9C" w:rsidRDefault="00A50F9C" w:rsidP="00A50F9C"/>
    <w:sectPr w:rsidR="00A50F9C" w:rsidRPr="00A50F9C" w:rsidSect="00F82CB6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41" w:author="Админ" w:date="2020-12-08T12:34:00Z" w:initials="А">
    <w:p w14:paraId="52140A76" w14:textId="52A7F044" w:rsidR="007E79CC" w:rsidRDefault="007E79CC">
      <w:pPr>
        <w:pStyle w:val="af1"/>
      </w:pPr>
      <w:r>
        <w:rPr>
          <w:rStyle w:val="af0"/>
        </w:rPr>
        <w:annotationRef/>
      </w:r>
      <w:r>
        <w:t xml:space="preserve">Во введении пишется в </w:t>
      </w:r>
      <w:proofErr w:type="gramStart"/>
      <w:r>
        <w:t>целом</w:t>
      </w:r>
      <w:proofErr w:type="gramEnd"/>
      <w:r>
        <w:t xml:space="preserve"> что такое доставка еду, востребованность, актуальность. Может сказать пару слов о том, как может помочь технологический прогресс (смартфоны) могут помочь людям.</w:t>
      </w:r>
    </w:p>
  </w:comment>
  <w:comment w:id="43" w:author="Админ" w:date="2020-12-08T12:35:00Z" w:initials="А">
    <w:p w14:paraId="11E5A740" w14:textId="70A30F0A" w:rsidR="007E79CC" w:rsidRDefault="007E79CC">
      <w:pPr>
        <w:pStyle w:val="af1"/>
      </w:pPr>
      <w:r>
        <w:rPr>
          <w:rStyle w:val="af0"/>
        </w:rPr>
        <w:annotationRef/>
      </w:r>
      <w:r>
        <w:t>Не в этот раздел, в раздел ниже</w:t>
      </w:r>
    </w:p>
  </w:comment>
  <w:comment w:id="44" w:author="Админ" w:date="2020-12-08T12:34:00Z" w:initials="А">
    <w:p w14:paraId="1598D47E" w14:textId="1ED633E5" w:rsidR="007E79CC" w:rsidRDefault="007E79CC">
      <w:pPr>
        <w:pStyle w:val="af1"/>
      </w:pPr>
      <w:r>
        <w:rPr>
          <w:rStyle w:val="af0"/>
        </w:rPr>
        <w:annotationRef/>
      </w:r>
      <w:r>
        <w:t>-</w:t>
      </w:r>
    </w:p>
  </w:comment>
  <w:comment w:id="45" w:author="Админ" w:date="2020-12-08T12:34:00Z" w:initials="А">
    <w:p w14:paraId="51A69200" w14:textId="5A58A402" w:rsidR="007E79CC" w:rsidRDefault="007E79CC">
      <w:pPr>
        <w:pStyle w:val="af1"/>
      </w:pPr>
      <w:r>
        <w:rPr>
          <w:rStyle w:val="af0"/>
        </w:rPr>
        <w:annotationRef/>
      </w:r>
      <w:r>
        <w:t>+</w:t>
      </w:r>
    </w:p>
  </w:comment>
  <w:comment w:id="51" w:author="Админ" w:date="2020-12-08T12:36:00Z" w:initials="А">
    <w:p w14:paraId="490B2943" w14:textId="2538F791" w:rsidR="007E79CC" w:rsidRDefault="007E79CC">
      <w:pPr>
        <w:pStyle w:val="af1"/>
      </w:pPr>
      <w:r>
        <w:rPr>
          <w:rStyle w:val="af0"/>
        </w:rPr>
        <w:annotationRef/>
      </w:r>
      <w:r>
        <w:t>Во Введение</w:t>
      </w:r>
    </w:p>
  </w:comment>
  <w:comment w:id="52" w:author="Админ" w:date="2020-12-08T12:36:00Z" w:initials="А">
    <w:p w14:paraId="157E3F09" w14:textId="1B67ABB8" w:rsidR="007E79CC" w:rsidRDefault="007E79CC">
      <w:pPr>
        <w:pStyle w:val="af1"/>
      </w:pPr>
      <w:r>
        <w:rPr>
          <w:rStyle w:val="af0"/>
        </w:rPr>
        <w:annotationRef/>
      </w:r>
      <w:r>
        <w:t>Во Введение</w:t>
      </w:r>
    </w:p>
  </w:comment>
  <w:comment w:id="226" w:author="Админ" w:date="2020-12-08T12:44:00Z" w:initials="А">
    <w:p w14:paraId="6E382EDA" w14:textId="1C9F7DC7" w:rsidR="007E79CC" w:rsidRPr="00BE7BB4" w:rsidRDefault="007E79CC">
      <w:pPr>
        <w:pStyle w:val="af1"/>
        <w:rPr>
          <w:lang w:val="en-US"/>
        </w:rPr>
      </w:pPr>
      <w:r>
        <w:rPr>
          <w:rStyle w:val="af0"/>
        </w:rPr>
        <w:annotationRef/>
      </w:r>
      <w:r>
        <w:t xml:space="preserve">По тексту пояснительной записки нет ссылок на литературу. Оформляется через </w:t>
      </w:r>
      <w:r>
        <w:rPr>
          <w:lang w:val="en-US"/>
        </w:rPr>
        <w:t>[3]</w:t>
      </w:r>
    </w:p>
  </w:comment>
  <w:comment w:id="318" w:author="Админ" w:date="2020-12-08T12:45:00Z" w:initials="А">
    <w:p w14:paraId="5C71A216" w14:textId="7F1EC010" w:rsidR="007E79CC" w:rsidRDefault="007E79CC" w:rsidP="00550977">
      <w:pPr>
        <w:pStyle w:val="af1"/>
        <w:ind w:firstLine="0"/>
      </w:pPr>
      <w:r>
        <w:rPr>
          <w:rStyle w:val="af0"/>
        </w:rPr>
        <w:annotationRef/>
      </w:r>
      <w:r>
        <w:t xml:space="preserve">По тексту пояснительной записки нет ссылки на Приложение А. </w:t>
      </w:r>
    </w:p>
  </w:comment>
  <w:comment w:id="380" w:author="Админ" w:date="2020-12-08T12:49:00Z" w:initials="А">
    <w:p w14:paraId="4A1856B8" w14:textId="78484A56" w:rsidR="007E79CC" w:rsidRDefault="007E79CC">
      <w:pPr>
        <w:pStyle w:val="af1"/>
      </w:pPr>
      <w:r>
        <w:rPr>
          <w:rStyle w:val="af0"/>
        </w:rPr>
        <w:annotationRef/>
      </w:r>
      <w:r>
        <w:t>Так Приложение</w:t>
      </w:r>
      <w:proofErr w:type="gramStart"/>
      <w:r>
        <w:t xml:space="preserve"> Б</w:t>
      </w:r>
      <w:proofErr w:type="gramEnd"/>
      <w:r>
        <w:t xml:space="preserve"> не оформляется. Либо каждый рисунок это новое приложение, причем ссылки по тексту должны быть на каждое Приложение. Лучше добавить раздел например Проектирование Интерфейса или Разработка информационной системы, </w:t>
      </w:r>
      <w:r w:rsidR="00C52E9B">
        <w:t>Алгоритм программного изделия и т.д.</w:t>
      </w:r>
      <w:r w:rsidR="00E41704">
        <w:t xml:space="preserve"> и вставить в него эти картинки и сделать ссылку ещё на </w:t>
      </w:r>
      <w:proofErr w:type="spellStart"/>
      <w:r w:rsidR="00E41704">
        <w:t>приложени</w:t>
      </w:r>
      <w:proofErr w:type="spellEnd"/>
      <w:r w:rsidR="00E41704">
        <w:t xml:space="preserve"> А</w:t>
      </w:r>
      <w:proofErr w:type="gramStart"/>
      <w:r w:rsidR="00E41704">
        <w:t xml:space="preserve"> .</w:t>
      </w:r>
      <w:bookmarkStart w:id="382" w:name="_GoBack"/>
      <w:bookmarkEnd w:id="382"/>
      <w:proofErr w:type="gramEnd"/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E182644" w14:textId="77777777" w:rsidR="00466315" w:rsidRDefault="00466315" w:rsidP="00F82CB6">
      <w:pPr>
        <w:spacing w:line="240" w:lineRule="auto"/>
      </w:pPr>
      <w:r>
        <w:separator/>
      </w:r>
    </w:p>
  </w:endnote>
  <w:endnote w:type="continuationSeparator" w:id="0">
    <w:p w14:paraId="2A511D14" w14:textId="77777777" w:rsidR="00466315" w:rsidRDefault="00466315" w:rsidP="00F82C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52588298"/>
      <w:docPartObj>
        <w:docPartGallery w:val="Page Numbers (Bottom of Page)"/>
        <w:docPartUnique/>
      </w:docPartObj>
    </w:sdtPr>
    <w:sdtContent>
      <w:p w14:paraId="58E1A5F1" w14:textId="3C6E2BC9" w:rsidR="007E79CC" w:rsidRDefault="007E79CC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41704">
          <w:rPr>
            <w:noProof/>
          </w:rPr>
          <w:t>20</w:t>
        </w:r>
        <w:r>
          <w:fldChar w:fldCharType="end"/>
        </w:r>
      </w:p>
    </w:sdtContent>
  </w:sdt>
  <w:p w14:paraId="28A6BC6A" w14:textId="77777777" w:rsidR="007E79CC" w:rsidRPr="00F82CB6" w:rsidRDefault="007E79CC">
    <w:pPr>
      <w:pStyle w:val="ab"/>
      <w:rPr>
        <w:lang w:val="en-CA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7F4E852" w14:textId="77777777" w:rsidR="00466315" w:rsidRDefault="00466315" w:rsidP="00F82CB6">
      <w:pPr>
        <w:spacing w:line="240" w:lineRule="auto"/>
      </w:pPr>
      <w:r>
        <w:separator/>
      </w:r>
    </w:p>
  </w:footnote>
  <w:footnote w:type="continuationSeparator" w:id="0">
    <w:p w14:paraId="48D94578" w14:textId="77777777" w:rsidR="00466315" w:rsidRDefault="00466315" w:rsidP="00F82CB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B1B7C"/>
    <w:multiLevelType w:val="hybridMultilevel"/>
    <w:tmpl w:val="1714A9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490373B"/>
    <w:multiLevelType w:val="hybridMultilevel"/>
    <w:tmpl w:val="1534BF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7B01F28"/>
    <w:multiLevelType w:val="hybridMultilevel"/>
    <w:tmpl w:val="16DC6A00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">
    <w:nsid w:val="083D3435"/>
    <w:multiLevelType w:val="hybridMultilevel"/>
    <w:tmpl w:val="1CAAEF12"/>
    <w:lvl w:ilvl="0" w:tplc="6F94FF4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16035D0"/>
    <w:multiLevelType w:val="hybridMultilevel"/>
    <w:tmpl w:val="6C72F4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43562B6"/>
    <w:multiLevelType w:val="hybridMultilevel"/>
    <w:tmpl w:val="76F61D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91B564E"/>
    <w:multiLevelType w:val="hybridMultilevel"/>
    <w:tmpl w:val="869A6C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14F1020"/>
    <w:multiLevelType w:val="hybridMultilevel"/>
    <w:tmpl w:val="2B9ED1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74E09C3"/>
    <w:multiLevelType w:val="hybridMultilevel"/>
    <w:tmpl w:val="1D4440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C5A3451"/>
    <w:multiLevelType w:val="hybridMultilevel"/>
    <w:tmpl w:val="A73879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6116F77"/>
    <w:multiLevelType w:val="hybridMultilevel"/>
    <w:tmpl w:val="0DA4A0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3AFF7E57"/>
    <w:multiLevelType w:val="hybridMultilevel"/>
    <w:tmpl w:val="466AA1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F7232E1"/>
    <w:multiLevelType w:val="hybridMultilevel"/>
    <w:tmpl w:val="42482B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28657A2"/>
    <w:multiLevelType w:val="multilevel"/>
    <w:tmpl w:val="95E87D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4">
    <w:nsid w:val="445F32A2"/>
    <w:multiLevelType w:val="hybridMultilevel"/>
    <w:tmpl w:val="5CBE4D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46D80551"/>
    <w:multiLevelType w:val="hybridMultilevel"/>
    <w:tmpl w:val="33581D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6F60FDC"/>
    <w:multiLevelType w:val="hybridMultilevel"/>
    <w:tmpl w:val="E1588D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51782018"/>
    <w:multiLevelType w:val="hybridMultilevel"/>
    <w:tmpl w:val="D138D4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548D6CAB"/>
    <w:multiLevelType w:val="hybridMultilevel"/>
    <w:tmpl w:val="7562D1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6330731D"/>
    <w:multiLevelType w:val="multilevel"/>
    <w:tmpl w:val="1D34D7DA"/>
    <w:lvl w:ilvl="0">
      <w:numFmt w:val="decimal"/>
      <w:lvlText w:val=""/>
      <w:lvlJc w:val="left"/>
      <w:pPr>
        <w:ind w:left="1069" w:hanging="360"/>
      </w:pPr>
      <w:rPr>
        <w:rFonts w:ascii="Symbol" w:hAnsi="Symbol" w:hint="default"/>
      </w:rPr>
    </w:lvl>
    <w:lvl w:ilvl="1">
      <w:numFmt w:val="decimal"/>
      <w:lvlText w:val=""/>
      <w:lvlJc w:val="left"/>
      <w:pPr>
        <w:ind w:left="1501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cs="Times New Roman"/>
      </w:rPr>
    </w:lvl>
  </w:abstractNum>
  <w:abstractNum w:abstractNumId="20">
    <w:nsid w:val="66C44A9C"/>
    <w:multiLevelType w:val="hybridMultilevel"/>
    <w:tmpl w:val="050CEE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6B2363B3"/>
    <w:multiLevelType w:val="hybridMultilevel"/>
    <w:tmpl w:val="320A35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6BB420A2"/>
    <w:multiLevelType w:val="hybridMultilevel"/>
    <w:tmpl w:val="4C920630"/>
    <w:lvl w:ilvl="0" w:tplc="060E8AD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741E6D5E"/>
    <w:multiLevelType w:val="hybridMultilevel"/>
    <w:tmpl w:val="1752F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47F6E28"/>
    <w:multiLevelType w:val="multilevel"/>
    <w:tmpl w:val="203E4D38"/>
    <w:lvl w:ilvl="0"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5">
    <w:nsid w:val="759C239A"/>
    <w:multiLevelType w:val="multilevel"/>
    <w:tmpl w:val="E5F0E0A2"/>
    <w:lvl w:ilvl="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609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6">
    <w:nsid w:val="763B17D5"/>
    <w:multiLevelType w:val="hybridMultilevel"/>
    <w:tmpl w:val="6088A87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7C6C1D32"/>
    <w:multiLevelType w:val="hybridMultilevel"/>
    <w:tmpl w:val="A27615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4"/>
  </w:num>
  <w:num w:numId="3">
    <w:abstractNumId w:val="27"/>
  </w:num>
  <w:num w:numId="4">
    <w:abstractNumId w:val="26"/>
  </w:num>
  <w:num w:numId="5">
    <w:abstractNumId w:val="23"/>
  </w:num>
  <w:num w:numId="6">
    <w:abstractNumId w:val="24"/>
  </w:num>
  <w:num w:numId="7">
    <w:abstractNumId w:val="13"/>
  </w:num>
  <w:num w:numId="8">
    <w:abstractNumId w:val="25"/>
  </w:num>
  <w:num w:numId="9">
    <w:abstractNumId w:val="7"/>
  </w:num>
  <w:num w:numId="10">
    <w:abstractNumId w:val="18"/>
  </w:num>
  <w:num w:numId="11">
    <w:abstractNumId w:val="10"/>
  </w:num>
  <w:num w:numId="12">
    <w:abstractNumId w:val="17"/>
  </w:num>
  <w:num w:numId="13">
    <w:abstractNumId w:val="16"/>
  </w:num>
  <w:num w:numId="14">
    <w:abstractNumId w:val="11"/>
  </w:num>
  <w:num w:numId="15">
    <w:abstractNumId w:val="1"/>
  </w:num>
  <w:num w:numId="16">
    <w:abstractNumId w:val="9"/>
  </w:num>
  <w:num w:numId="17">
    <w:abstractNumId w:val="5"/>
  </w:num>
  <w:num w:numId="18">
    <w:abstractNumId w:val="12"/>
  </w:num>
  <w:num w:numId="19">
    <w:abstractNumId w:val="6"/>
  </w:num>
  <w:num w:numId="20">
    <w:abstractNumId w:val="3"/>
  </w:num>
  <w:num w:numId="21">
    <w:abstractNumId w:val="0"/>
  </w:num>
  <w:num w:numId="22">
    <w:abstractNumId w:val="20"/>
  </w:num>
  <w:num w:numId="23">
    <w:abstractNumId w:val="2"/>
  </w:num>
  <w:num w:numId="24">
    <w:abstractNumId w:val="8"/>
  </w:num>
  <w:num w:numId="25">
    <w:abstractNumId w:val="19"/>
  </w:num>
  <w:num w:numId="26">
    <w:abstractNumId w:val="14"/>
  </w:num>
  <w:num w:numId="27">
    <w:abstractNumId w:val="15"/>
  </w:num>
  <w:num w:numId="2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proofState w:spelling="clean" w:grammar="clean"/>
  <w:trackRevision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5BFE"/>
    <w:rsid w:val="000425B6"/>
    <w:rsid w:val="000431D0"/>
    <w:rsid w:val="0005554E"/>
    <w:rsid w:val="00097F53"/>
    <w:rsid w:val="000A79A0"/>
    <w:rsid w:val="000B65C3"/>
    <w:rsid w:val="000C6B7B"/>
    <w:rsid w:val="000F68BA"/>
    <w:rsid w:val="00124A82"/>
    <w:rsid w:val="001D55CC"/>
    <w:rsid w:val="0021057F"/>
    <w:rsid w:val="002141B3"/>
    <w:rsid w:val="002429B9"/>
    <w:rsid w:val="00267A63"/>
    <w:rsid w:val="00294877"/>
    <w:rsid w:val="002975D0"/>
    <w:rsid w:val="00337EC9"/>
    <w:rsid w:val="003661E5"/>
    <w:rsid w:val="003B7EA3"/>
    <w:rsid w:val="003C61B8"/>
    <w:rsid w:val="003C6A4C"/>
    <w:rsid w:val="00435583"/>
    <w:rsid w:val="00456AAE"/>
    <w:rsid w:val="00466315"/>
    <w:rsid w:val="004842B8"/>
    <w:rsid w:val="004F7708"/>
    <w:rsid w:val="00533682"/>
    <w:rsid w:val="00550977"/>
    <w:rsid w:val="005661E2"/>
    <w:rsid w:val="005714AF"/>
    <w:rsid w:val="00594EB6"/>
    <w:rsid w:val="005B799E"/>
    <w:rsid w:val="005F6834"/>
    <w:rsid w:val="0060642B"/>
    <w:rsid w:val="006427CD"/>
    <w:rsid w:val="0067494D"/>
    <w:rsid w:val="006C0995"/>
    <w:rsid w:val="007052E0"/>
    <w:rsid w:val="00723C40"/>
    <w:rsid w:val="00723D2E"/>
    <w:rsid w:val="00724981"/>
    <w:rsid w:val="0072539E"/>
    <w:rsid w:val="00755809"/>
    <w:rsid w:val="00791CED"/>
    <w:rsid w:val="007A5CC1"/>
    <w:rsid w:val="007E79CC"/>
    <w:rsid w:val="008256A9"/>
    <w:rsid w:val="00887F13"/>
    <w:rsid w:val="008C5280"/>
    <w:rsid w:val="008C5E07"/>
    <w:rsid w:val="009144D8"/>
    <w:rsid w:val="00921D5F"/>
    <w:rsid w:val="00927E35"/>
    <w:rsid w:val="009328C2"/>
    <w:rsid w:val="009601CA"/>
    <w:rsid w:val="00977593"/>
    <w:rsid w:val="009D3716"/>
    <w:rsid w:val="009F17CC"/>
    <w:rsid w:val="009F3D94"/>
    <w:rsid w:val="009F54C0"/>
    <w:rsid w:val="00A07A1B"/>
    <w:rsid w:val="00A2079D"/>
    <w:rsid w:val="00A41575"/>
    <w:rsid w:val="00A50F9C"/>
    <w:rsid w:val="00A56D0E"/>
    <w:rsid w:val="00A6254F"/>
    <w:rsid w:val="00A75BFE"/>
    <w:rsid w:val="00A91E7A"/>
    <w:rsid w:val="00AF3C92"/>
    <w:rsid w:val="00B26F5E"/>
    <w:rsid w:val="00B56DDC"/>
    <w:rsid w:val="00B579D5"/>
    <w:rsid w:val="00B66CA0"/>
    <w:rsid w:val="00B94ABC"/>
    <w:rsid w:val="00BE7BB4"/>
    <w:rsid w:val="00BF09A4"/>
    <w:rsid w:val="00BF0B83"/>
    <w:rsid w:val="00C0647D"/>
    <w:rsid w:val="00C15513"/>
    <w:rsid w:val="00C233AA"/>
    <w:rsid w:val="00C37AF5"/>
    <w:rsid w:val="00C4233B"/>
    <w:rsid w:val="00C52E9B"/>
    <w:rsid w:val="00C70520"/>
    <w:rsid w:val="00C9487B"/>
    <w:rsid w:val="00CA25E4"/>
    <w:rsid w:val="00D02E92"/>
    <w:rsid w:val="00DB46AB"/>
    <w:rsid w:val="00E167E2"/>
    <w:rsid w:val="00E334C5"/>
    <w:rsid w:val="00E41704"/>
    <w:rsid w:val="00EC58BA"/>
    <w:rsid w:val="00EE5687"/>
    <w:rsid w:val="00EE7E52"/>
    <w:rsid w:val="00EF5E5F"/>
    <w:rsid w:val="00F12F67"/>
    <w:rsid w:val="00F44EF3"/>
    <w:rsid w:val="00F82CB6"/>
    <w:rsid w:val="00FB02CD"/>
    <w:rsid w:val="00FB3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953C45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099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F5E5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F5E5F"/>
    <w:pPr>
      <w:keepNext/>
      <w:keepLines/>
      <w:spacing w:before="40" w:line="259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6254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_"/>
    <w:basedOn w:val="a0"/>
    <w:link w:val="8"/>
    <w:locked/>
    <w:rsid w:val="006C0995"/>
    <w:rPr>
      <w:rFonts w:ascii="Times New Roman" w:hAnsi="Times New Roman" w:cs="Times New Roman"/>
      <w:b/>
      <w:bCs/>
      <w:sz w:val="18"/>
      <w:szCs w:val="18"/>
      <w:shd w:val="clear" w:color="auto" w:fill="FFFFFF"/>
    </w:rPr>
  </w:style>
  <w:style w:type="paragraph" w:customStyle="1" w:styleId="8">
    <w:name w:val="Основной текст8"/>
    <w:basedOn w:val="a"/>
    <w:link w:val="a3"/>
    <w:rsid w:val="006C0995"/>
    <w:pPr>
      <w:widowControl w:val="0"/>
      <w:shd w:val="clear" w:color="auto" w:fill="FFFFFF"/>
      <w:spacing w:after="1860" w:line="346" w:lineRule="exact"/>
      <w:ind w:hanging="360"/>
      <w:jc w:val="center"/>
    </w:pPr>
    <w:rPr>
      <w:rFonts w:eastAsiaTheme="minorHAnsi"/>
      <w:b/>
      <w:bCs/>
      <w:sz w:val="18"/>
      <w:szCs w:val="18"/>
    </w:rPr>
  </w:style>
  <w:style w:type="character" w:customStyle="1" w:styleId="5">
    <w:name w:val="Основной текст (5)_"/>
    <w:basedOn w:val="a0"/>
    <w:link w:val="50"/>
    <w:locked/>
    <w:rsid w:val="006C0995"/>
    <w:rPr>
      <w:rFonts w:ascii="Times New Roman" w:hAnsi="Times New Roman" w:cs="Times New Roman"/>
      <w:sz w:val="23"/>
      <w:szCs w:val="23"/>
      <w:shd w:val="clear" w:color="auto" w:fill="FFFFFF"/>
    </w:rPr>
  </w:style>
  <w:style w:type="paragraph" w:customStyle="1" w:styleId="50">
    <w:name w:val="Основной текст (5)"/>
    <w:basedOn w:val="a"/>
    <w:link w:val="5"/>
    <w:rsid w:val="006C0995"/>
    <w:pPr>
      <w:widowControl w:val="0"/>
      <w:shd w:val="clear" w:color="auto" w:fill="FFFFFF"/>
      <w:spacing w:after="240" w:line="240" w:lineRule="atLeast"/>
      <w:jc w:val="right"/>
    </w:pPr>
    <w:rPr>
      <w:rFonts w:eastAsiaTheme="minorHAnsi"/>
      <w:sz w:val="23"/>
      <w:szCs w:val="23"/>
    </w:rPr>
  </w:style>
  <w:style w:type="table" w:styleId="a4">
    <w:name w:val="Table Grid"/>
    <w:basedOn w:val="a1"/>
    <w:uiPriority w:val="59"/>
    <w:rsid w:val="006C0995"/>
    <w:pPr>
      <w:spacing w:after="0" w:line="240" w:lineRule="auto"/>
    </w:pPr>
    <w:rPr>
      <w:rFonts w:eastAsia="Times New Roman" w:cs="Times New Roma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unhideWhenUsed/>
    <w:rsid w:val="00EF5E5F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EF5E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EF5E5F"/>
    <w:pPr>
      <w:spacing w:before="480" w:line="276" w:lineRule="auto"/>
      <w:ind w:firstLine="0"/>
      <w:jc w:val="left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EF5E5F"/>
    <w:pPr>
      <w:tabs>
        <w:tab w:val="right" w:leader="dot" w:pos="1134"/>
        <w:tab w:val="right" w:leader="dot" w:pos="9638"/>
      </w:tabs>
      <w:ind w:firstLine="0"/>
      <w:jc w:val="left"/>
    </w:pPr>
    <w:rPr>
      <w:rFonts w:asciiTheme="minorHAnsi" w:eastAsiaTheme="minorHAnsi" w:hAnsiTheme="minorHAnsi" w:cstheme="minorBidi"/>
      <w:sz w:val="22"/>
    </w:rPr>
  </w:style>
  <w:style w:type="paragraph" w:styleId="21">
    <w:name w:val="toc 2"/>
    <w:basedOn w:val="a"/>
    <w:next w:val="a"/>
    <w:autoRedefine/>
    <w:uiPriority w:val="39"/>
    <w:unhideWhenUsed/>
    <w:rsid w:val="008C5E07"/>
    <w:pPr>
      <w:tabs>
        <w:tab w:val="right" w:leader="dot" w:pos="9345"/>
      </w:tabs>
      <w:ind w:left="221" w:firstLine="0"/>
      <w:jc w:val="left"/>
    </w:pPr>
    <w:rPr>
      <w:rFonts w:asciiTheme="minorHAnsi" w:eastAsiaTheme="minorHAnsi" w:hAnsiTheme="minorHAnsi" w:cstheme="minorBidi"/>
      <w:sz w:val="22"/>
    </w:rPr>
  </w:style>
  <w:style w:type="character" w:customStyle="1" w:styleId="20">
    <w:name w:val="Заголовок 2 Знак"/>
    <w:basedOn w:val="a0"/>
    <w:link w:val="2"/>
    <w:uiPriority w:val="9"/>
    <w:rsid w:val="00EF5E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List Paragraph"/>
    <w:basedOn w:val="a"/>
    <w:uiPriority w:val="34"/>
    <w:qFormat/>
    <w:rsid w:val="00EF5E5F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</w:rPr>
  </w:style>
  <w:style w:type="paragraph" w:styleId="a8">
    <w:name w:val="caption"/>
    <w:basedOn w:val="a"/>
    <w:next w:val="a"/>
    <w:uiPriority w:val="35"/>
    <w:unhideWhenUsed/>
    <w:qFormat/>
    <w:rsid w:val="00EF5E5F"/>
    <w:pPr>
      <w:spacing w:after="200" w:line="240" w:lineRule="auto"/>
      <w:ind w:firstLine="0"/>
      <w:jc w:val="left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A6254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8C5280"/>
    <w:pPr>
      <w:spacing w:after="100"/>
      <w:ind w:left="560"/>
    </w:pPr>
  </w:style>
  <w:style w:type="paragraph" w:customStyle="1" w:styleId="C-Text">
    <w:name w:val="C - Text"/>
    <w:basedOn w:val="a"/>
    <w:qFormat/>
    <w:rsid w:val="0072539E"/>
    <w:pPr>
      <w:ind w:firstLine="720"/>
    </w:pPr>
    <w:rPr>
      <w:sz w:val="24"/>
      <w:lang w:val="en-US"/>
    </w:rPr>
  </w:style>
  <w:style w:type="character" w:customStyle="1" w:styleId="UnresolvedMention">
    <w:name w:val="Unresolved Mention"/>
    <w:basedOn w:val="a0"/>
    <w:uiPriority w:val="99"/>
    <w:semiHidden/>
    <w:unhideWhenUsed/>
    <w:rsid w:val="00C9487B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F82CB6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F82CB6"/>
    <w:rPr>
      <w:rFonts w:ascii="Times New Roman" w:eastAsia="Times New Roman" w:hAnsi="Times New Roman" w:cs="Times New Roman"/>
      <w:sz w:val="28"/>
    </w:rPr>
  </w:style>
  <w:style w:type="paragraph" w:styleId="ab">
    <w:name w:val="footer"/>
    <w:basedOn w:val="a"/>
    <w:link w:val="ac"/>
    <w:uiPriority w:val="99"/>
    <w:unhideWhenUsed/>
    <w:rsid w:val="00F82CB6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F82CB6"/>
    <w:rPr>
      <w:rFonts w:ascii="Times New Roman" w:eastAsia="Times New Roman" w:hAnsi="Times New Roman" w:cs="Times New Roman"/>
      <w:sz w:val="28"/>
    </w:rPr>
  </w:style>
  <w:style w:type="character" w:styleId="ad">
    <w:name w:val="FollowedHyperlink"/>
    <w:basedOn w:val="a0"/>
    <w:uiPriority w:val="99"/>
    <w:semiHidden/>
    <w:unhideWhenUsed/>
    <w:rsid w:val="008256A9"/>
    <w:rPr>
      <w:color w:val="954F72" w:themeColor="followedHyperlink"/>
      <w:u w:val="single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2141B3"/>
    <w:pPr>
      <w:pBdr>
        <w:bottom w:val="single" w:sz="6" w:space="1" w:color="auto"/>
      </w:pBdr>
      <w:spacing w:line="240" w:lineRule="auto"/>
      <w:ind w:firstLine="0"/>
      <w:jc w:val="center"/>
    </w:pPr>
    <w:rPr>
      <w:rFonts w:ascii="Arial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2141B3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2141B3"/>
    <w:pPr>
      <w:pBdr>
        <w:top w:val="single" w:sz="6" w:space="1" w:color="auto"/>
      </w:pBdr>
      <w:spacing w:line="240" w:lineRule="auto"/>
      <w:ind w:firstLine="0"/>
      <w:jc w:val="center"/>
    </w:pPr>
    <w:rPr>
      <w:rFonts w:ascii="Arial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2141B3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FB32C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FB32C3"/>
    <w:rPr>
      <w:rFonts w:ascii="Tahoma" w:eastAsia="Times New Roman" w:hAnsi="Tahoma" w:cs="Tahoma"/>
      <w:sz w:val="16"/>
      <w:szCs w:val="16"/>
    </w:rPr>
  </w:style>
  <w:style w:type="character" w:styleId="af0">
    <w:name w:val="annotation reference"/>
    <w:basedOn w:val="a0"/>
    <w:uiPriority w:val="99"/>
    <w:semiHidden/>
    <w:unhideWhenUsed/>
    <w:rsid w:val="00435583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435583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435583"/>
    <w:rPr>
      <w:rFonts w:ascii="Times New Roman" w:eastAsia="Times New Roman" w:hAnsi="Times New Roman" w:cs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435583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435583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099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F5E5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F5E5F"/>
    <w:pPr>
      <w:keepNext/>
      <w:keepLines/>
      <w:spacing w:before="40" w:line="259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6254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_"/>
    <w:basedOn w:val="a0"/>
    <w:link w:val="8"/>
    <w:locked/>
    <w:rsid w:val="006C0995"/>
    <w:rPr>
      <w:rFonts w:ascii="Times New Roman" w:hAnsi="Times New Roman" w:cs="Times New Roman"/>
      <w:b/>
      <w:bCs/>
      <w:sz w:val="18"/>
      <w:szCs w:val="18"/>
      <w:shd w:val="clear" w:color="auto" w:fill="FFFFFF"/>
    </w:rPr>
  </w:style>
  <w:style w:type="paragraph" w:customStyle="1" w:styleId="8">
    <w:name w:val="Основной текст8"/>
    <w:basedOn w:val="a"/>
    <w:link w:val="a3"/>
    <w:rsid w:val="006C0995"/>
    <w:pPr>
      <w:widowControl w:val="0"/>
      <w:shd w:val="clear" w:color="auto" w:fill="FFFFFF"/>
      <w:spacing w:after="1860" w:line="346" w:lineRule="exact"/>
      <w:ind w:hanging="360"/>
      <w:jc w:val="center"/>
    </w:pPr>
    <w:rPr>
      <w:rFonts w:eastAsiaTheme="minorHAnsi"/>
      <w:b/>
      <w:bCs/>
      <w:sz w:val="18"/>
      <w:szCs w:val="18"/>
    </w:rPr>
  </w:style>
  <w:style w:type="character" w:customStyle="1" w:styleId="5">
    <w:name w:val="Основной текст (5)_"/>
    <w:basedOn w:val="a0"/>
    <w:link w:val="50"/>
    <w:locked/>
    <w:rsid w:val="006C0995"/>
    <w:rPr>
      <w:rFonts w:ascii="Times New Roman" w:hAnsi="Times New Roman" w:cs="Times New Roman"/>
      <w:sz w:val="23"/>
      <w:szCs w:val="23"/>
      <w:shd w:val="clear" w:color="auto" w:fill="FFFFFF"/>
    </w:rPr>
  </w:style>
  <w:style w:type="paragraph" w:customStyle="1" w:styleId="50">
    <w:name w:val="Основной текст (5)"/>
    <w:basedOn w:val="a"/>
    <w:link w:val="5"/>
    <w:rsid w:val="006C0995"/>
    <w:pPr>
      <w:widowControl w:val="0"/>
      <w:shd w:val="clear" w:color="auto" w:fill="FFFFFF"/>
      <w:spacing w:after="240" w:line="240" w:lineRule="atLeast"/>
      <w:jc w:val="right"/>
    </w:pPr>
    <w:rPr>
      <w:rFonts w:eastAsiaTheme="minorHAnsi"/>
      <w:sz w:val="23"/>
      <w:szCs w:val="23"/>
    </w:rPr>
  </w:style>
  <w:style w:type="table" w:styleId="a4">
    <w:name w:val="Table Grid"/>
    <w:basedOn w:val="a1"/>
    <w:uiPriority w:val="59"/>
    <w:rsid w:val="006C0995"/>
    <w:pPr>
      <w:spacing w:after="0" w:line="240" w:lineRule="auto"/>
    </w:pPr>
    <w:rPr>
      <w:rFonts w:eastAsia="Times New Roman" w:cs="Times New Roma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unhideWhenUsed/>
    <w:rsid w:val="00EF5E5F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EF5E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EF5E5F"/>
    <w:pPr>
      <w:spacing w:before="480" w:line="276" w:lineRule="auto"/>
      <w:ind w:firstLine="0"/>
      <w:jc w:val="left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EF5E5F"/>
    <w:pPr>
      <w:tabs>
        <w:tab w:val="right" w:leader="dot" w:pos="1134"/>
        <w:tab w:val="right" w:leader="dot" w:pos="9638"/>
      </w:tabs>
      <w:ind w:firstLine="0"/>
      <w:jc w:val="left"/>
    </w:pPr>
    <w:rPr>
      <w:rFonts w:asciiTheme="minorHAnsi" w:eastAsiaTheme="minorHAnsi" w:hAnsiTheme="minorHAnsi" w:cstheme="minorBidi"/>
      <w:sz w:val="22"/>
    </w:rPr>
  </w:style>
  <w:style w:type="paragraph" w:styleId="21">
    <w:name w:val="toc 2"/>
    <w:basedOn w:val="a"/>
    <w:next w:val="a"/>
    <w:autoRedefine/>
    <w:uiPriority w:val="39"/>
    <w:unhideWhenUsed/>
    <w:rsid w:val="008C5E07"/>
    <w:pPr>
      <w:tabs>
        <w:tab w:val="right" w:leader="dot" w:pos="9345"/>
      </w:tabs>
      <w:ind w:left="221" w:firstLine="0"/>
      <w:jc w:val="left"/>
    </w:pPr>
    <w:rPr>
      <w:rFonts w:asciiTheme="minorHAnsi" w:eastAsiaTheme="minorHAnsi" w:hAnsiTheme="minorHAnsi" w:cstheme="minorBidi"/>
      <w:sz w:val="22"/>
    </w:rPr>
  </w:style>
  <w:style w:type="character" w:customStyle="1" w:styleId="20">
    <w:name w:val="Заголовок 2 Знак"/>
    <w:basedOn w:val="a0"/>
    <w:link w:val="2"/>
    <w:uiPriority w:val="9"/>
    <w:rsid w:val="00EF5E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List Paragraph"/>
    <w:basedOn w:val="a"/>
    <w:uiPriority w:val="34"/>
    <w:qFormat/>
    <w:rsid w:val="00EF5E5F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</w:rPr>
  </w:style>
  <w:style w:type="paragraph" w:styleId="a8">
    <w:name w:val="caption"/>
    <w:basedOn w:val="a"/>
    <w:next w:val="a"/>
    <w:uiPriority w:val="35"/>
    <w:unhideWhenUsed/>
    <w:qFormat/>
    <w:rsid w:val="00EF5E5F"/>
    <w:pPr>
      <w:spacing w:after="200" w:line="240" w:lineRule="auto"/>
      <w:ind w:firstLine="0"/>
      <w:jc w:val="left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A6254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8C5280"/>
    <w:pPr>
      <w:spacing w:after="100"/>
      <w:ind w:left="560"/>
    </w:pPr>
  </w:style>
  <w:style w:type="paragraph" w:customStyle="1" w:styleId="C-Text">
    <w:name w:val="C - Text"/>
    <w:basedOn w:val="a"/>
    <w:qFormat/>
    <w:rsid w:val="0072539E"/>
    <w:pPr>
      <w:ind w:firstLine="720"/>
    </w:pPr>
    <w:rPr>
      <w:sz w:val="24"/>
      <w:lang w:val="en-US"/>
    </w:rPr>
  </w:style>
  <w:style w:type="character" w:customStyle="1" w:styleId="UnresolvedMention">
    <w:name w:val="Unresolved Mention"/>
    <w:basedOn w:val="a0"/>
    <w:uiPriority w:val="99"/>
    <w:semiHidden/>
    <w:unhideWhenUsed/>
    <w:rsid w:val="00C9487B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F82CB6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F82CB6"/>
    <w:rPr>
      <w:rFonts w:ascii="Times New Roman" w:eastAsia="Times New Roman" w:hAnsi="Times New Roman" w:cs="Times New Roman"/>
      <w:sz w:val="28"/>
    </w:rPr>
  </w:style>
  <w:style w:type="paragraph" w:styleId="ab">
    <w:name w:val="footer"/>
    <w:basedOn w:val="a"/>
    <w:link w:val="ac"/>
    <w:uiPriority w:val="99"/>
    <w:unhideWhenUsed/>
    <w:rsid w:val="00F82CB6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F82CB6"/>
    <w:rPr>
      <w:rFonts w:ascii="Times New Roman" w:eastAsia="Times New Roman" w:hAnsi="Times New Roman" w:cs="Times New Roman"/>
      <w:sz w:val="28"/>
    </w:rPr>
  </w:style>
  <w:style w:type="character" w:styleId="ad">
    <w:name w:val="FollowedHyperlink"/>
    <w:basedOn w:val="a0"/>
    <w:uiPriority w:val="99"/>
    <w:semiHidden/>
    <w:unhideWhenUsed/>
    <w:rsid w:val="008256A9"/>
    <w:rPr>
      <w:color w:val="954F72" w:themeColor="followedHyperlink"/>
      <w:u w:val="single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2141B3"/>
    <w:pPr>
      <w:pBdr>
        <w:bottom w:val="single" w:sz="6" w:space="1" w:color="auto"/>
      </w:pBdr>
      <w:spacing w:line="240" w:lineRule="auto"/>
      <w:ind w:firstLine="0"/>
      <w:jc w:val="center"/>
    </w:pPr>
    <w:rPr>
      <w:rFonts w:ascii="Arial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2141B3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2141B3"/>
    <w:pPr>
      <w:pBdr>
        <w:top w:val="single" w:sz="6" w:space="1" w:color="auto"/>
      </w:pBdr>
      <w:spacing w:line="240" w:lineRule="auto"/>
      <w:ind w:firstLine="0"/>
      <w:jc w:val="center"/>
    </w:pPr>
    <w:rPr>
      <w:rFonts w:ascii="Arial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2141B3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FB32C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FB32C3"/>
    <w:rPr>
      <w:rFonts w:ascii="Tahoma" w:eastAsia="Times New Roman" w:hAnsi="Tahoma" w:cs="Tahoma"/>
      <w:sz w:val="16"/>
      <w:szCs w:val="16"/>
    </w:rPr>
  </w:style>
  <w:style w:type="character" w:styleId="af0">
    <w:name w:val="annotation reference"/>
    <w:basedOn w:val="a0"/>
    <w:uiPriority w:val="99"/>
    <w:semiHidden/>
    <w:unhideWhenUsed/>
    <w:rsid w:val="00435583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435583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435583"/>
    <w:rPr>
      <w:rFonts w:ascii="Times New Roman" w:eastAsia="Times New Roman" w:hAnsi="Times New Roman" w:cs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435583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435583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4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7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66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598620">
                  <w:marLeft w:val="199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588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06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402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90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291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55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097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26</Pages>
  <Words>3535</Words>
  <Characters>20154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Попков</dc:creator>
  <cp:keywords/>
  <dc:description/>
  <cp:lastModifiedBy>Админ</cp:lastModifiedBy>
  <cp:revision>41</cp:revision>
  <dcterms:created xsi:type="dcterms:W3CDTF">2020-12-05T08:24:00Z</dcterms:created>
  <dcterms:modified xsi:type="dcterms:W3CDTF">2020-12-08T06:49:00Z</dcterms:modified>
</cp:coreProperties>
</file>